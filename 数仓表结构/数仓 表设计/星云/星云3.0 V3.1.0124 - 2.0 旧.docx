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93B99" w14:textId="77777777" w:rsidR="008F0266" w:rsidRDefault="00B87FD5" w:rsidP="00B87FD5">
      <w:pPr>
        <w:pStyle w:val="a3"/>
      </w:pPr>
      <w:r>
        <w:rPr>
          <w:rFonts w:hint="eastAsia"/>
        </w:rPr>
        <w:t>星云V</w:t>
      </w:r>
      <w:r>
        <w:t xml:space="preserve">3.0.0103 </w:t>
      </w:r>
      <w:r>
        <w:br/>
      </w:r>
      <w:r>
        <w:rPr>
          <w:rFonts w:hint="eastAsia"/>
        </w:rPr>
        <w:t>需求说明书</w:t>
      </w:r>
    </w:p>
    <w:p w14:paraId="33100B7D" w14:textId="77777777" w:rsidR="00B87FD5" w:rsidRDefault="00B87FD5" w:rsidP="00B87FD5">
      <w:pPr>
        <w:pStyle w:val="1"/>
        <w:numPr>
          <w:ilvl w:val="0"/>
          <w:numId w:val="1"/>
        </w:numPr>
      </w:pPr>
      <w:r>
        <w:rPr>
          <w:rFonts w:hint="eastAsia"/>
        </w:rPr>
        <w:t>需求背景</w:t>
      </w:r>
    </w:p>
    <w:p w14:paraId="09958903" w14:textId="77777777" w:rsidR="00B87FD5" w:rsidRDefault="00B87FD5" w:rsidP="00B87FD5">
      <w:pPr>
        <w:ind w:left="420"/>
      </w:pPr>
      <w:r>
        <w:rPr>
          <w:rFonts w:hint="eastAsia"/>
        </w:rPr>
        <w:t>为做好星云3</w:t>
      </w:r>
      <w:r>
        <w:t xml:space="preserve">.0 </w:t>
      </w:r>
      <w:r>
        <w:rPr>
          <w:rFonts w:hint="eastAsia"/>
        </w:rPr>
        <w:t>是ABS云3</w:t>
      </w:r>
      <w:r>
        <w:t>.0</w:t>
      </w:r>
      <w:r>
        <w:rPr>
          <w:rFonts w:hint="eastAsia"/>
        </w:rPr>
        <w:t>的备份工作，故开始做相应的工作。</w:t>
      </w:r>
    </w:p>
    <w:p w14:paraId="48B60052" w14:textId="77777777" w:rsidR="00B87FD5" w:rsidRDefault="00B87FD5" w:rsidP="00D57672">
      <w:pPr>
        <w:ind w:firstLine="420"/>
      </w:pPr>
      <w:r>
        <w:rPr>
          <w:rFonts w:hint="eastAsia"/>
        </w:rPr>
        <w:t>本次需求主要内容包括，项目的管理及资产数据的</w:t>
      </w:r>
      <w:r w:rsidR="00964024">
        <w:rPr>
          <w:rFonts w:hint="eastAsia"/>
        </w:rPr>
        <w:t>导入及管理</w:t>
      </w:r>
      <w:r>
        <w:rPr>
          <w:rFonts w:hint="eastAsia"/>
        </w:rPr>
        <w:t>。</w:t>
      </w:r>
      <w:r w:rsidR="00D57672">
        <w:rPr>
          <w:rFonts w:hint="eastAsia"/>
        </w:rPr>
        <w:t>当前仅考虑的是接口模式传输过来的数据。</w:t>
      </w:r>
    </w:p>
    <w:p w14:paraId="09372787" w14:textId="77777777" w:rsidR="00B87FD5" w:rsidRDefault="00B87FD5" w:rsidP="00B87FD5">
      <w:pPr>
        <w:pStyle w:val="1"/>
        <w:numPr>
          <w:ilvl w:val="0"/>
          <w:numId w:val="1"/>
        </w:numPr>
      </w:pPr>
      <w:r>
        <w:rPr>
          <w:rFonts w:hint="eastAsia"/>
        </w:rPr>
        <w:t>需求详情</w:t>
      </w:r>
    </w:p>
    <w:p w14:paraId="23F42270" w14:textId="77777777" w:rsidR="00D57672" w:rsidRDefault="00D57672" w:rsidP="0085178E">
      <w:pPr>
        <w:pStyle w:val="2"/>
        <w:numPr>
          <w:ilvl w:val="1"/>
          <w:numId w:val="1"/>
        </w:numPr>
      </w:pPr>
      <w:r>
        <w:rPr>
          <w:rFonts w:hint="eastAsia"/>
        </w:rPr>
        <w:t>公共交互描述</w:t>
      </w:r>
    </w:p>
    <w:p w14:paraId="67D9E599" w14:textId="77777777" w:rsidR="00D57672" w:rsidRPr="00D57672" w:rsidRDefault="00D57672" w:rsidP="00D57672">
      <w:pPr>
        <w:pStyle w:val="3"/>
        <w:numPr>
          <w:ilvl w:val="2"/>
          <w:numId w:val="1"/>
        </w:numPr>
      </w:pPr>
      <w:r>
        <w:rPr>
          <w:rFonts w:hint="eastAsia"/>
        </w:rPr>
        <w:t>公共交互</w:t>
      </w:r>
    </w:p>
    <w:p w14:paraId="2D4A004A" w14:textId="77777777" w:rsidR="00D57672" w:rsidRDefault="00D57672" w:rsidP="00D57672">
      <w:r>
        <w:rPr>
          <w:noProof/>
        </w:rPr>
        <w:drawing>
          <wp:inline distT="0" distB="0" distL="0" distR="0" wp14:anchorId="04F05092" wp14:editId="124F9FDF">
            <wp:extent cx="5274310" cy="2623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EB55" w14:textId="77777777" w:rsidR="00D57672" w:rsidRDefault="00D57672" w:rsidP="00AA704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项目名称是所有页面的关键词</w:t>
      </w:r>
    </w:p>
    <w:p w14:paraId="30C5C431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页面跳转均为用户操作的最新项目。</w:t>
      </w:r>
    </w:p>
    <w:p w14:paraId="2E045B00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如初始登陆后进入某一页面，为上一次最后操作的项目。</w:t>
      </w:r>
    </w:p>
    <w:p w14:paraId="7823E89C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如无项目，则数据展示为空即可。</w:t>
      </w:r>
    </w:p>
    <w:p w14:paraId="149FB22B" w14:textId="77777777" w:rsidR="00D57672" w:rsidRDefault="00D57672" w:rsidP="00AA704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点击项目名称，展示快捷切换项目的框</w:t>
      </w:r>
    </w:p>
    <w:p w14:paraId="4D82DB16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输入搜索项目名称，提醒性搜索已有项目。</w:t>
      </w:r>
    </w:p>
    <w:p w14:paraId="301BAF10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如输入，展示所有项目的列表。展示1</w:t>
      </w:r>
      <w:r>
        <w:t>0</w:t>
      </w:r>
      <w:r>
        <w:rPr>
          <w:rFonts w:hint="eastAsia"/>
        </w:rPr>
        <w:t>个项目，剩余项目可通过滚动条找到。</w:t>
      </w:r>
    </w:p>
    <w:p w14:paraId="3117CB03" w14:textId="77777777" w:rsidR="00D57672" w:rsidRDefault="00D57672" w:rsidP="00AA704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点击“项目列”提示框，跳转到：项目列表页。</w:t>
      </w:r>
    </w:p>
    <w:p w14:paraId="78D3EF87" w14:textId="77777777" w:rsidR="00D57672" w:rsidRDefault="00D57672" w:rsidP="00AA704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项目阶段作为项目引导，且可以点击跳转。</w:t>
      </w:r>
    </w:p>
    <w:p w14:paraId="75990C25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创建项目后，项目阶段：产品立项；导入资产后，项目阶段为：资产管理；资产封包后，项目阶段为：产品设计； 存续管理、已结束状态，先不处理。项目状态不回转。</w:t>
      </w:r>
      <w:r>
        <w:br/>
      </w:r>
      <w:r>
        <w:object w:dxaOrig="6781" w:dyaOrig="1693" w14:anchorId="13B4F5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55pt;height:84.7pt" o:ole="">
            <v:imagedata r:id="rId9" o:title=""/>
          </v:shape>
          <o:OLEObject Type="Embed" ProgID="Visio.Drawing.15" ShapeID="_x0000_i1025" DrawAspect="Content" ObjectID="_1609192048" r:id="rId10"/>
        </w:object>
      </w:r>
    </w:p>
    <w:p w14:paraId="0B73DC42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对应阶段后，相应阶段的图标点亮。</w:t>
      </w:r>
    </w:p>
    <w:p w14:paraId="76D58A58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点击产品立项：跳转到“项目基本信息”页面。</w:t>
      </w:r>
    </w:p>
    <w:p w14:paraId="79293EE9" w14:textId="77777777" w:rsidR="00D57672" w:rsidRDefault="00D57672" w:rsidP="00AA704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点击“资产管理”，跳转到“资产信息概览”的页面。</w:t>
      </w:r>
    </w:p>
    <w:p w14:paraId="3E5F750B" w14:textId="55C17683" w:rsidR="00D57672" w:rsidRDefault="00D57672" w:rsidP="00D57672">
      <w:pPr>
        <w:pStyle w:val="3"/>
        <w:numPr>
          <w:ilvl w:val="2"/>
          <w:numId w:val="1"/>
        </w:numPr>
      </w:pPr>
      <w:r>
        <w:rPr>
          <w:rFonts w:hint="eastAsia"/>
        </w:rPr>
        <w:t>公共组件</w:t>
      </w:r>
    </w:p>
    <w:p w14:paraId="79EC5EBF" w14:textId="0306588F" w:rsidR="00753070" w:rsidRPr="00753070" w:rsidRDefault="00753070" w:rsidP="00753070">
      <w:pPr>
        <w:pStyle w:val="4"/>
        <w:numPr>
          <w:ilvl w:val="3"/>
          <w:numId w:val="1"/>
        </w:numPr>
      </w:pPr>
      <w:r>
        <w:rPr>
          <w:rFonts w:hint="eastAsia"/>
        </w:rPr>
        <w:t>下拉多选</w:t>
      </w:r>
    </w:p>
    <w:p w14:paraId="6F19FF56" w14:textId="55CD946C" w:rsidR="00D57672" w:rsidRDefault="00D57672" w:rsidP="00D57672">
      <w:pPr>
        <w:rPr>
          <w:b/>
        </w:rPr>
      </w:pPr>
      <w:r>
        <w:rPr>
          <w:noProof/>
        </w:rPr>
        <w:drawing>
          <wp:inline distT="0" distB="0" distL="0" distR="0" wp14:anchorId="2040874C" wp14:editId="6693259B">
            <wp:extent cx="5274310" cy="1598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F82" w14:textId="7EFF8C33" w:rsidR="00753070" w:rsidRPr="00753070" w:rsidRDefault="00753070" w:rsidP="00753070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数据表格展示</w:t>
      </w:r>
    </w:p>
    <w:p w14:paraId="7833A9E5" w14:textId="3F68D64B" w:rsidR="00753070" w:rsidRPr="00D57672" w:rsidRDefault="00753070" w:rsidP="00D57672">
      <w:pPr>
        <w:rPr>
          <w:b/>
        </w:rPr>
      </w:pPr>
      <w:r>
        <w:rPr>
          <w:noProof/>
        </w:rPr>
        <w:drawing>
          <wp:inline distT="0" distB="0" distL="0" distR="0" wp14:anchorId="33F1C43A" wp14:editId="3FE1D5A3">
            <wp:extent cx="5274310" cy="26371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600" w14:textId="77C9C22D" w:rsidR="00C12A61" w:rsidRDefault="00964024" w:rsidP="0085178E">
      <w:pPr>
        <w:pStyle w:val="2"/>
        <w:numPr>
          <w:ilvl w:val="1"/>
          <w:numId w:val="1"/>
        </w:numPr>
      </w:pPr>
      <w:r>
        <w:rPr>
          <w:rFonts w:hint="eastAsia"/>
        </w:rPr>
        <w:t>项目管理</w:t>
      </w:r>
    </w:p>
    <w:p w14:paraId="122B39FA" w14:textId="689AD24C" w:rsidR="0027397A" w:rsidRDefault="0027397A" w:rsidP="0027397A">
      <w:r>
        <w:rPr>
          <w:noProof/>
        </w:rPr>
        <w:drawing>
          <wp:inline distT="0" distB="0" distL="0" distR="0" wp14:anchorId="50F1FDDB" wp14:editId="578933EA">
            <wp:extent cx="5274310" cy="2623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C22" w14:textId="008DBBF4" w:rsidR="004E783A" w:rsidRPr="004E783A" w:rsidRDefault="004E783A" w:rsidP="00AA704A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项目列表目前的排序以最近的时间排在最前面。</w:t>
      </w:r>
    </w:p>
    <w:p w14:paraId="7406ED3B" w14:textId="3FBA90A8" w:rsidR="00964024" w:rsidRDefault="00964024" w:rsidP="00964024">
      <w:pPr>
        <w:pStyle w:val="3"/>
        <w:numPr>
          <w:ilvl w:val="2"/>
          <w:numId w:val="1"/>
        </w:numPr>
      </w:pPr>
      <w:r>
        <w:rPr>
          <w:rFonts w:hint="eastAsia"/>
        </w:rPr>
        <w:t>项目建立</w:t>
      </w:r>
      <w:r w:rsidR="0027397A">
        <w:rPr>
          <w:rFonts w:hint="eastAsia"/>
        </w:rPr>
        <w:t>/编辑</w:t>
      </w:r>
    </w:p>
    <w:p w14:paraId="734C5E5C" w14:textId="77777777" w:rsidR="0027397A" w:rsidRPr="0027397A" w:rsidRDefault="0027397A" w:rsidP="0027397A"/>
    <w:p w14:paraId="48C7EB77" w14:textId="77777777" w:rsidR="00462623" w:rsidRDefault="00462623" w:rsidP="00462623">
      <w:r>
        <w:rPr>
          <w:noProof/>
        </w:rPr>
        <w:lastRenderedPageBreak/>
        <w:drawing>
          <wp:inline distT="0" distB="0" distL="0" distR="0" wp14:anchorId="36169196" wp14:editId="1ADBFF03">
            <wp:extent cx="5274310" cy="26231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17F6" w14:textId="77777777" w:rsidR="00462623" w:rsidRDefault="00462623" w:rsidP="00AA704A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关键字段及描述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62623" w14:paraId="0EA9161B" w14:textId="77777777" w:rsidTr="00462623">
        <w:tc>
          <w:tcPr>
            <w:tcW w:w="2765" w:type="dxa"/>
          </w:tcPr>
          <w:p w14:paraId="17210925" w14:textId="77777777" w:rsidR="00462623" w:rsidRPr="00462623" w:rsidRDefault="00462623" w:rsidP="00462623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字段</w:t>
            </w:r>
          </w:p>
        </w:tc>
        <w:tc>
          <w:tcPr>
            <w:tcW w:w="2765" w:type="dxa"/>
          </w:tcPr>
          <w:p w14:paraId="69687C92" w14:textId="77777777" w:rsidR="00462623" w:rsidRPr="00462623" w:rsidRDefault="00462623" w:rsidP="00462623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属性</w:t>
            </w:r>
          </w:p>
        </w:tc>
        <w:tc>
          <w:tcPr>
            <w:tcW w:w="2766" w:type="dxa"/>
          </w:tcPr>
          <w:p w14:paraId="687FECB7" w14:textId="77777777" w:rsidR="00462623" w:rsidRPr="00462623" w:rsidRDefault="00462623" w:rsidP="00462623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取值</w:t>
            </w:r>
          </w:p>
        </w:tc>
      </w:tr>
      <w:tr w:rsidR="00462623" w14:paraId="115C4B10" w14:textId="77777777" w:rsidTr="00462623">
        <w:tc>
          <w:tcPr>
            <w:tcW w:w="2765" w:type="dxa"/>
          </w:tcPr>
          <w:p w14:paraId="07C1B353" w14:textId="77777777" w:rsidR="00462623" w:rsidRDefault="00462623" w:rsidP="00462623">
            <w:r>
              <w:rPr>
                <w:rFonts w:hint="eastAsia"/>
              </w:rPr>
              <w:t>项目名称</w:t>
            </w:r>
          </w:p>
        </w:tc>
        <w:tc>
          <w:tcPr>
            <w:tcW w:w="2765" w:type="dxa"/>
          </w:tcPr>
          <w:p w14:paraId="2D091C65" w14:textId="77777777" w:rsidR="00462623" w:rsidRDefault="00462623" w:rsidP="00462623">
            <w:r>
              <w:rPr>
                <w:rFonts w:hint="eastAsia"/>
              </w:rPr>
              <w:t>必输</w:t>
            </w:r>
          </w:p>
        </w:tc>
        <w:tc>
          <w:tcPr>
            <w:tcW w:w="2766" w:type="dxa"/>
          </w:tcPr>
          <w:p w14:paraId="51930CBB" w14:textId="77777777" w:rsidR="00462623" w:rsidRDefault="00462623" w:rsidP="00462623">
            <w:r>
              <w:rPr>
                <w:rFonts w:hint="eastAsia"/>
              </w:rPr>
              <w:t>全局唯一，不能重复</w:t>
            </w:r>
          </w:p>
        </w:tc>
      </w:tr>
      <w:tr w:rsidR="00462623" w14:paraId="57588AB4" w14:textId="77777777" w:rsidTr="00462623">
        <w:tc>
          <w:tcPr>
            <w:tcW w:w="2765" w:type="dxa"/>
          </w:tcPr>
          <w:p w14:paraId="1CB85239" w14:textId="77777777" w:rsidR="00462623" w:rsidRDefault="00462623" w:rsidP="00462623">
            <w:r>
              <w:rPr>
                <w:rFonts w:hint="eastAsia"/>
              </w:rPr>
              <w:t>证券化类型</w:t>
            </w:r>
          </w:p>
        </w:tc>
        <w:tc>
          <w:tcPr>
            <w:tcW w:w="2765" w:type="dxa"/>
          </w:tcPr>
          <w:p w14:paraId="66370B07" w14:textId="77777777" w:rsidR="00462623" w:rsidRDefault="00462623" w:rsidP="00462623">
            <w:r>
              <w:rPr>
                <w:rFonts w:hint="eastAsia"/>
              </w:rPr>
              <w:t>必输</w:t>
            </w:r>
          </w:p>
          <w:p w14:paraId="68AEFFD4" w14:textId="77777777" w:rsidR="00D24485" w:rsidRDefault="00D24485" w:rsidP="00462623">
            <w:r>
              <w:rPr>
                <w:rFonts w:hint="eastAsia"/>
              </w:rPr>
              <w:t>编辑时置灰</w:t>
            </w:r>
          </w:p>
        </w:tc>
        <w:tc>
          <w:tcPr>
            <w:tcW w:w="2766" w:type="dxa"/>
          </w:tcPr>
          <w:p w14:paraId="1C9964A0" w14:textId="77777777" w:rsidR="00462623" w:rsidRDefault="00462623" w:rsidP="00462623">
            <w:r>
              <w:rPr>
                <w:rFonts w:hint="eastAsia"/>
              </w:rPr>
              <w:t>下拉选项：</w:t>
            </w:r>
          </w:p>
          <w:p w14:paraId="43B60439" w14:textId="77777777" w:rsidR="00462623" w:rsidRDefault="00D24485" w:rsidP="00462623">
            <w:r>
              <w:rPr>
                <w:rFonts w:hint="eastAsia"/>
              </w:rPr>
              <w:t>PL</w:t>
            </w:r>
            <w:r w:rsidR="00462623">
              <w:rPr>
                <w:rFonts w:hint="eastAsia"/>
              </w:rPr>
              <w:t>个人消费贷款（默认）</w:t>
            </w:r>
          </w:p>
          <w:p w14:paraId="38CCDE17" w14:textId="77777777" w:rsidR="00462623" w:rsidRDefault="00D24485" w:rsidP="00462623">
            <w:r>
              <w:rPr>
                <w:rFonts w:hint="eastAsia"/>
              </w:rPr>
              <w:t>CL</w:t>
            </w:r>
            <w:r w:rsidR="00462623">
              <w:rPr>
                <w:rFonts w:hint="eastAsia"/>
              </w:rPr>
              <w:t>汽车消费贷款</w:t>
            </w:r>
          </w:p>
          <w:p w14:paraId="2670FAF7" w14:textId="77777777" w:rsidR="00462623" w:rsidRDefault="00D24485" w:rsidP="00462623">
            <w:r>
              <w:rPr>
                <w:rFonts w:hint="eastAsia"/>
              </w:rPr>
              <w:t>FL</w:t>
            </w:r>
            <w:r w:rsidR="00462623">
              <w:rPr>
                <w:rFonts w:hint="eastAsia"/>
              </w:rPr>
              <w:t>住房按揭抵押贷款</w:t>
            </w:r>
          </w:p>
        </w:tc>
      </w:tr>
      <w:tr w:rsidR="00462623" w14:paraId="51E52395" w14:textId="77777777" w:rsidTr="00462623">
        <w:tc>
          <w:tcPr>
            <w:tcW w:w="2765" w:type="dxa"/>
          </w:tcPr>
          <w:p w14:paraId="7ACE0556" w14:textId="77777777" w:rsidR="00462623" w:rsidRDefault="00462623" w:rsidP="00462623">
            <w:r>
              <w:rPr>
                <w:rFonts w:hint="eastAsia"/>
              </w:rPr>
              <w:t>资产池类型</w:t>
            </w:r>
          </w:p>
        </w:tc>
        <w:tc>
          <w:tcPr>
            <w:tcW w:w="2765" w:type="dxa"/>
          </w:tcPr>
          <w:p w14:paraId="4CAFAE4D" w14:textId="77777777" w:rsidR="00462623" w:rsidRDefault="00462623" w:rsidP="00462623">
            <w:r>
              <w:rPr>
                <w:rFonts w:hint="eastAsia"/>
              </w:rPr>
              <w:t>必输</w:t>
            </w:r>
          </w:p>
          <w:p w14:paraId="0ABE95C5" w14:textId="77777777" w:rsidR="00D24485" w:rsidRDefault="00D24485" w:rsidP="00462623">
            <w:r>
              <w:rPr>
                <w:rFonts w:hint="eastAsia"/>
              </w:rPr>
              <w:t>编辑时置灰</w:t>
            </w:r>
          </w:p>
        </w:tc>
        <w:tc>
          <w:tcPr>
            <w:tcW w:w="2766" w:type="dxa"/>
          </w:tcPr>
          <w:p w14:paraId="4C845938" w14:textId="77777777" w:rsidR="00462623" w:rsidRDefault="00462623" w:rsidP="00462623">
            <w:r>
              <w:rPr>
                <w:rFonts w:hint="eastAsia"/>
              </w:rPr>
              <w:t>下拉选项：</w:t>
            </w:r>
          </w:p>
          <w:p w14:paraId="0C5F8B18" w14:textId="77777777" w:rsidR="00462623" w:rsidRDefault="00D24485" w:rsidP="00462623">
            <w:r>
              <w:rPr>
                <w:rFonts w:hint="eastAsia"/>
              </w:rPr>
              <w:t>S</w:t>
            </w:r>
            <w:r w:rsidR="00462623">
              <w:rPr>
                <w:rFonts w:hint="eastAsia"/>
              </w:rPr>
              <w:t>静态池（默认）</w:t>
            </w:r>
          </w:p>
          <w:p w14:paraId="4867D1B7" w14:textId="77777777" w:rsidR="00462623" w:rsidRDefault="00D24485" w:rsidP="00462623">
            <w:r>
              <w:rPr>
                <w:rFonts w:hint="eastAsia"/>
              </w:rPr>
              <w:t>D</w:t>
            </w:r>
            <w:r w:rsidR="00462623">
              <w:rPr>
                <w:rFonts w:hint="eastAsia"/>
              </w:rPr>
              <w:t>动态池</w:t>
            </w:r>
          </w:p>
        </w:tc>
      </w:tr>
      <w:tr w:rsidR="00462623" w14:paraId="6F7EEAAF" w14:textId="77777777" w:rsidTr="00462623">
        <w:tc>
          <w:tcPr>
            <w:tcW w:w="2765" w:type="dxa"/>
          </w:tcPr>
          <w:p w14:paraId="5E92FD9E" w14:textId="77777777" w:rsidR="00462623" w:rsidRDefault="00462623" w:rsidP="00462623">
            <w:r>
              <w:rPr>
                <w:rFonts w:hint="eastAsia"/>
              </w:rPr>
              <w:t>数据来源</w:t>
            </w:r>
          </w:p>
        </w:tc>
        <w:tc>
          <w:tcPr>
            <w:tcW w:w="2765" w:type="dxa"/>
          </w:tcPr>
          <w:p w14:paraId="48188538" w14:textId="77777777" w:rsidR="00462623" w:rsidRDefault="00462623" w:rsidP="00462623">
            <w:r>
              <w:rPr>
                <w:rFonts w:hint="eastAsia"/>
              </w:rPr>
              <w:t>必输</w:t>
            </w:r>
          </w:p>
        </w:tc>
        <w:tc>
          <w:tcPr>
            <w:tcW w:w="2766" w:type="dxa"/>
          </w:tcPr>
          <w:p w14:paraId="6FBB819E" w14:textId="77777777" w:rsidR="00462623" w:rsidRDefault="00462623" w:rsidP="00462623">
            <w:r>
              <w:rPr>
                <w:rFonts w:hint="eastAsia"/>
              </w:rPr>
              <w:t>下来选项：</w:t>
            </w:r>
          </w:p>
          <w:p w14:paraId="07688728" w14:textId="77777777" w:rsidR="00462623" w:rsidRDefault="00462623" w:rsidP="00462623">
            <w:r>
              <w:rPr>
                <w:rFonts w:hint="eastAsia"/>
              </w:rPr>
              <w:t>接口接入</w:t>
            </w:r>
          </w:p>
          <w:p w14:paraId="5015CDA4" w14:textId="77777777" w:rsidR="00462623" w:rsidRDefault="00462623" w:rsidP="00462623">
            <w:r>
              <w:rPr>
                <w:rFonts w:hint="eastAsia"/>
              </w:rPr>
              <w:t>Excel导入</w:t>
            </w:r>
          </w:p>
        </w:tc>
      </w:tr>
      <w:tr w:rsidR="00462623" w14:paraId="15916913" w14:textId="77777777" w:rsidTr="00462623">
        <w:tc>
          <w:tcPr>
            <w:tcW w:w="2765" w:type="dxa"/>
          </w:tcPr>
          <w:p w14:paraId="72FE412B" w14:textId="5071BD52" w:rsidR="00462623" w:rsidRDefault="00B32BED" w:rsidP="00462623">
            <w:r>
              <w:rPr>
                <w:rFonts w:hint="eastAsia"/>
              </w:rPr>
              <w:t>业务性质</w:t>
            </w:r>
          </w:p>
        </w:tc>
        <w:tc>
          <w:tcPr>
            <w:tcW w:w="2765" w:type="dxa"/>
          </w:tcPr>
          <w:p w14:paraId="1F1709BB" w14:textId="77777777" w:rsidR="00462623" w:rsidRDefault="00462623" w:rsidP="00462623">
            <w:r>
              <w:rPr>
                <w:rFonts w:hint="eastAsia"/>
              </w:rPr>
              <w:t>必输</w:t>
            </w:r>
          </w:p>
        </w:tc>
        <w:tc>
          <w:tcPr>
            <w:tcW w:w="2766" w:type="dxa"/>
          </w:tcPr>
          <w:p w14:paraId="51DD0F31" w14:textId="77777777" w:rsidR="00462623" w:rsidRDefault="00462623" w:rsidP="00462623">
            <w:r>
              <w:rPr>
                <w:rFonts w:hint="eastAsia"/>
              </w:rPr>
              <w:t>下来选项：</w:t>
            </w:r>
          </w:p>
          <w:p w14:paraId="289CB6D9" w14:textId="77777777" w:rsidR="00462623" w:rsidRDefault="00462623" w:rsidP="00462623">
            <w:r>
              <w:rPr>
                <w:rFonts w:hint="eastAsia"/>
              </w:rPr>
              <w:t>存量</w:t>
            </w:r>
          </w:p>
          <w:p w14:paraId="1F1F79D3" w14:textId="77777777" w:rsidR="00462623" w:rsidRDefault="00462623" w:rsidP="00462623">
            <w:r>
              <w:rPr>
                <w:rFonts w:hint="eastAsia"/>
              </w:rPr>
              <w:t>增量</w:t>
            </w:r>
          </w:p>
        </w:tc>
      </w:tr>
      <w:tr w:rsidR="00D24485" w14:paraId="76CAC1CB" w14:textId="77777777" w:rsidTr="00462623">
        <w:tc>
          <w:tcPr>
            <w:tcW w:w="2765" w:type="dxa"/>
          </w:tcPr>
          <w:p w14:paraId="0678B414" w14:textId="77777777" w:rsidR="00D24485" w:rsidRDefault="00D24485" w:rsidP="00462623">
            <w:r>
              <w:rPr>
                <w:rFonts w:hint="eastAsia"/>
              </w:rPr>
              <w:t>项目编号</w:t>
            </w:r>
          </w:p>
        </w:tc>
        <w:tc>
          <w:tcPr>
            <w:tcW w:w="2765" w:type="dxa"/>
          </w:tcPr>
          <w:p w14:paraId="5FA12341" w14:textId="77777777" w:rsidR="00D24485" w:rsidRDefault="00D24485" w:rsidP="00462623">
            <w:r>
              <w:rPr>
                <w:rFonts w:hint="eastAsia"/>
              </w:rPr>
              <w:t>自动生成</w:t>
            </w:r>
          </w:p>
        </w:tc>
        <w:tc>
          <w:tcPr>
            <w:tcW w:w="2766" w:type="dxa"/>
          </w:tcPr>
          <w:p w14:paraId="43D25319" w14:textId="08C79506" w:rsidR="00D24485" w:rsidRDefault="00D24485" w:rsidP="004E783A">
            <w:r>
              <w:rPr>
                <w:rFonts w:hint="eastAsia"/>
              </w:rPr>
              <w:t>证券化类型（2位）-日期（6位）-编号（4位）</w:t>
            </w:r>
          </w:p>
        </w:tc>
      </w:tr>
    </w:tbl>
    <w:p w14:paraId="5B796F2C" w14:textId="77777777" w:rsidR="00462623" w:rsidRDefault="00D24485" w:rsidP="00AA704A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参与人信息必填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1341"/>
        <w:gridCol w:w="4190"/>
      </w:tblGrid>
      <w:tr w:rsidR="00D24485" w:rsidRPr="00462623" w14:paraId="2FB1CB5B" w14:textId="77777777" w:rsidTr="00167835">
        <w:tc>
          <w:tcPr>
            <w:tcW w:w="2765" w:type="dxa"/>
          </w:tcPr>
          <w:p w14:paraId="5CAAD083" w14:textId="77777777" w:rsidR="00D24485" w:rsidRPr="00462623" w:rsidRDefault="00D24485" w:rsidP="005B2A04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字段</w:t>
            </w:r>
          </w:p>
        </w:tc>
        <w:tc>
          <w:tcPr>
            <w:tcW w:w="1341" w:type="dxa"/>
          </w:tcPr>
          <w:p w14:paraId="200E1027" w14:textId="77777777" w:rsidR="00D24485" w:rsidRPr="00462623" w:rsidRDefault="00D24485" w:rsidP="005B2A04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属性</w:t>
            </w:r>
          </w:p>
        </w:tc>
        <w:tc>
          <w:tcPr>
            <w:tcW w:w="4190" w:type="dxa"/>
          </w:tcPr>
          <w:p w14:paraId="568E647C" w14:textId="77777777" w:rsidR="00D24485" w:rsidRPr="00462623" w:rsidRDefault="00D24485" w:rsidP="005B2A04">
            <w:pPr>
              <w:rPr>
                <w:b/>
              </w:rPr>
            </w:pPr>
            <w:r w:rsidRPr="00462623">
              <w:rPr>
                <w:rFonts w:hint="eastAsia"/>
                <w:b/>
              </w:rPr>
              <w:t>取值</w:t>
            </w:r>
          </w:p>
        </w:tc>
      </w:tr>
      <w:tr w:rsidR="00D24485" w14:paraId="5ED3DB49" w14:textId="77777777" w:rsidTr="00167835">
        <w:tc>
          <w:tcPr>
            <w:tcW w:w="2765" w:type="dxa"/>
          </w:tcPr>
          <w:p w14:paraId="52D32186" w14:textId="77777777" w:rsidR="00D24485" w:rsidRDefault="00D24485" w:rsidP="005B2A04">
            <w:r>
              <w:rPr>
                <w:rFonts w:hint="eastAsia"/>
              </w:rPr>
              <w:t>参与角色</w:t>
            </w:r>
          </w:p>
        </w:tc>
        <w:tc>
          <w:tcPr>
            <w:tcW w:w="1341" w:type="dxa"/>
          </w:tcPr>
          <w:p w14:paraId="08B9E5C1" w14:textId="77777777" w:rsidR="00D24485" w:rsidRDefault="00D24485" w:rsidP="005B2A04">
            <w:r>
              <w:rPr>
                <w:rFonts w:hint="eastAsia"/>
              </w:rPr>
              <w:t>必输</w:t>
            </w:r>
          </w:p>
        </w:tc>
        <w:tc>
          <w:tcPr>
            <w:tcW w:w="4190" w:type="dxa"/>
          </w:tcPr>
          <w:p w14:paraId="5EAFC8F2" w14:textId="77777777" w:rsidR="00D24485" w:rsidRPr="0027397A" w:rsidRDefault="00D24485" w:rsidP="00D24485">
            <w:r w:rsidRPr="0027397A">
              <w:rPr>
                <w:rFonts w:hint="eastAsia"/>
              </w:rPr>
              <w:t>下拉取值：</w:t>
            </w:r>
          </w:p>
          <w:p w14:paraId="18BCCFB9" w14:textId="77777777" w:rsidR="00D24485" w:rsidRPr="0027397A" w:rsidRDefault="00D24485" w:rsidP="00D24485">
            <w:r w:rsidRPr="0027397A">
              <w:rPr>
                <w:rFonts w:hint="eastAsia"/>
              </w:rPr>
              <w:t>发起机构</w:t>
            </w:r>
            <w:r w:rsidRPr="0027397A">
              <w:t>/原始权益人</w:t>
            </w:r>
          </w:p>
          <w:p w14:paraId="1E799D96" w14:textId="77777777" w:rsidR="00D24485" w:rsidRPr="0027397A" w:rsidRDefault="00D24485" w:rsidP="00D24485">
            <w:r w:rsidRPr="0027397A">
              <w:rPr>
                <w:rFonts w:hint="eastAsia"/>
              </w:rPr>
              <w:t>贷款服务机构</w:t>
            </w:r>
          </w:p>
          <w:p w14:paraId="3A9F51DE" w14:textId="77777777" w:rsidR="00D24485" w:rsidRPr="0027397A" w:rsidRDefault="00D24485" w:rsidP="00D24485">
            <w:r w:rsidRPr="0027397A">
              <w:rPr>
                <w:rFonts w:hint="eastAsia"/>
              </w:rPr>
              <w:t>后备贷款服务机构</w:t>
            </w:r>
          </w:p>
          <w:p w14:paraId="0D148B57" w14:textId="77777777" w:rsidR="00D24485" w:rsidRPr="0027397A" w:rsidRDefault="00D24485" w:rsidP="00D24485">
            <w:r w:rsidRPr="0027397A">
              <w:rPr>
                <w:rFonts w:hint="eastAsia"/>
              </w:rPr>
              <w:t>发行人</w:t>
            </w:r>
            <w:r w:rsidRPr="0027397A">
              <w:t>/受托机构</w:t>
            </w:r>
          </w:p>
          <w:p w14:paraId="68324C57" w14:textId="77777777" w:rsidR="00D24485" w:rsidRPr="0027397A" w:rsidRDefault="00D24485" w:rsidP="00D24485">
            <w:r w:rsidRPr="0027397A">
              <w:rPr>
                <w:rFonts w:hint="eastAsia"/>
              </w:rPr>
              <w:t>登记托管机构</w:t>
            </w:r>
            <w:r w:rsidRPr="0027397A">
              <w:t>/资金托管机构</w:t>
            </w:r>
          </w:p>
          <w:p w14:paraId="6CA7873C" w14:textId="77777777" w:rsidR="00D24485" w:rsidRPr="0027397A" w:rsidRDefault="00D24485" w:rsidP="00D24485">
            <w:r w:rsidRPr="0027397A">
              <w:rPr>
                <w:rFonts w:hint="eastAsia"/>
              </w:rPr>
              <w:t>资金保管机构</w:t>
            </w:r>
            <w:r w:rsidRPr="0027397A">
              <w:t>/资金监管机构</w:t>
            </w:r>
          </w:p>
          <w:p w14:paraId="71FBFCA2" w14:textId="77777777" w:rsidR="00D24485" w:rsidRPr="0027397A" w:rsidRDefault="00D24485" w:rsidP="00D24485">
            <w:r w:rsidRPr="0027397A">
              <w:rPr>
                <w:rFonts w:hint="eastAsia"/>
              </w:rPr>
              <w:t>后备资金保管机构</w:t>
            </w:r>
            <w:r w:rsidRPr="0027397A">
              <w:t>/后备资金监管机构</w:t>
            </w:r>
          </w:p>
          <w:p w14:paraId="6B17CC28" w14:textId="77777777" w:rsidR="00D24485" w:rsidRPr="0027397A" w:rsidRDefault="00D24485" w:rsidP="00D24485">
            <w:r w:rsidRPr="0027397A">
              <w:rPr>
                <w:rFonts w:hint="eastAsia"/>
              </w:rPr>
              <w:t>担保机构</w:t>
            </w:r>
          </w:p>
          <w:p w14:paraId="0B001DBC" w14:textId="77777777" w:rsidR="00D24485" w:rsidRPr="0027397A" w:rsidRDefault="00D24485" w:rsidP="00D24485">
            <w:r w:rsidRPr="0027397A">
              <w:rPr>
                <w:rFonts w:hint="eastAsia"/>
              </w:rPr>
              <w:t>评级机构</w:t>
            </w:r>
          </w:p>
          <w:p w14:paraId="65EDC1FA" w14:textId="1DE2AC38" w:rsidR="00D24485" w:rsidRPr="0027397A" w:rsidRDefault="00D24485" w:rsidP="00D24485">
            <w:r w:rsidRPr="0027397A">
              <w:rPr>
                <w:rFonts w:hint="eastAsia"/>
              </w:rPr>
              <w:lastRenderedPageBreak/>
              <w:t>支付代理机构</w:t>
            </w:r>
          </w:p>
          <w:p w14:paraId="6D379345" w14:textId="77777777" w:rsidR="00D24485" w:rsidRPr="0027397A" w:rsidRDefault="00D24485" w:rsidP="00D24485">
            <w:r w:rsidRPr="0027397A">
              <w:rPr>
                <w:rFonts w:hint="eastAsia"/>
              </w:rPr>
              <w:t>主承销商</w:t>
            </w:r>
          </w:p>
          <w:p w14:paraId="0819BD26" w14:textId="77777777" w:rsidR="00D24485" w:rsidRPr="0027397A" w:rsidRDefault="00D24485" w:rsidP="00D24485">
            <w:r w:rsidRPr="0027397A">
              <w:rPr>
                <w:rFonts w:hint="eastAsia"/>
              </w:rPr>
              <w:t>联席主承销商</w:t>
            </w:r>
          </w:p>
          <w:p w14:paraId="5E7A10AD" w14:textId="77777777" w:rsidR="00D24485" w:rsidRPr="0027397A" w:rsidRDefault="00D24485" w:rsidP="00D24485">
            <w:r w:rsidRPr="0027397A">
              <w:rPr>
                <w:rFonts w:hint="eastAsia"/>
              </w:rPr>
              <w:t>会计</w:t>
            </w:r>
            <w:r w:rsidRPr="0027397A">
              <w:t>/税务顾问</w:t>
            </w:r>
          </w:p>
          <w:p w14:paraId="0BDEADB1" w14:textId="77777777" w:rsidR="00D24485" w:rsidRPr="0027397A" w:rsidRDefault="00D24485" w:rsidP="00D24485">
            <w:r w:rsidRPr="0027397A">
              <w:rPr>
                <w:rFonts w:hint="eastAsia"/>
              </w:rPr>
              <w:t>法律顾问</w:t>
            </w:r>
          </w:p>
          <w:p w14:paraId="78BA27E7" w14:textId="77777777" w:rsidR="00D24485" w:rsidRPr="0027397A" w:rsidRDefault="00D24485" w:rsidP="00D24485">
            <w:r w:rsidRPr="0027397A">
              <w:rPr>
                <w:rFonts w:hint="eastAsia"/>
              </w:rPr>
              <w:t>财务顾问</w:t>
            </w:r>
          </w:p>
          <w:p w14:paraId="1899C97F" w14:textId="77777777" w:rsidR="00D24485" w:rsidRPr="0027397A" w:rsidRDefault="00D24485" w:rsidP="00D24485">
            <w:r w:rsidRPr="0027397A">
              <w:rPr>
                <w:rFonts w:hint="eastAsia"/>
              </w:rPr>
              <w:t>技术服务机构</w:t>
            </w:r>
          </w:p>
        </w:tc>
      </w:tr>
      <w:tr w:rsidR="00D24485" w14:paraId="0F7F44B4" w14:textId="77777777" w:rsidTr="00167835">
        <w:tc>
          <w:tcPr>
            <w:tcW w:w="2765" w:type="dxa"/>
          </w:tcPr>
          <w:p w14:paraId="00906AAC" w14:textId="77777777" w:rsidR="00D24485" w:rsidRDefault="00D24485" w:rsidP="005B2A04">
            <w:r>
              <w:rPr>
                <w:rFonts w:hint="eastAsia"/>
              </w:rPr>
              <w:lastRenderedPageBreak/>
              <w:t>参与机构</w:t>
            </w:r>
          </w:p>
        </w:tc>
        <w:tc>
          <w:tcPr>
            <w:tcW w:w="1341" w:type="dxa"/>
          </w:tcPr>
          <w:p w14:paraId="3F58F238" w14:textId="77777777" w:rsidR="00D24485" w:rsidRDefault="00D24485" w:rsidP="005B2A04"/>
        </w:tc>
        <w:tc>
          <w:tcPr>
            <w:tcW w:w="4190" w:type="dxa"/>
          </w:tcPr>
          <w:p w14:paraId="52512EDA" w14:textId="77777777" w:rsidR="00D24485" w:rsidRDefault="00D24485" w:rsidP="005B2A04">
            <w:r>
              <w:rPr>
                <w:rFonts w:hint="eastAsia"/>
              </w:rPr>
              <w:t>From</w:t>
            </w:r>
            <w:r>
              <w:t xml:space="preserve"> </w:t>
            </w:r>
            <w:r>
              <w:rPr>
                <w:rFonts w:hint="eastAsia"/>
              </w:rPr>
              <w:t>UM对应角色</w:t>
            </w:r>
          </w:p>
        </w:tc>
      </w:tr>
      <w:tr w:rsidR="00D24485" w14:paraId="0CA0A6A6" w14:textId="77777777" w:rsidTr="00167835">
        <w:tc>
          <w:tcPr>
            <w:tcW w:w="2765" w:type="dxa"/>
          </w:tcPr>
          <w:p w14:paraId="207B6943" w14:textId="77777777" w:rsidR="00D24485" w:rsidRDefault="00D24485" w:rsidP="005B2A04">
            <w:r>
              <w:rPr>
                <w:rFonts w:hint="eastAsia"/>
              </w:rPr>
              <w:t>参与人员</w:t>
            </w:r>
          </w:p>
        </w:tc>
        <w:tc>
          <w:tcPr>
            <w:tcW w:w="1341" w:type="dxa"/>
          </w:tcPr>
          <w:p w14:paraId="3981E7D6" w14:textId="77777777" w:rsidR="00D24485" w:rsidRDefault="00D24485" w:rsidP="005B2A04">
            <w:r>
              <w:rPr>
                <w:rFonts w:hint="eastAsia"/>
              </w:rPr>
              <w:t>必输；可多人</w:t>
            </w:r>
          </w:p>
        </w:tc>
        <w:tc>
          <w:tcPr>
            <w:tcW w:w="4190" w:type="dxa"/>
          </w:tcPr>
          <w:p w14:paraId="47A7D4EF" w14:textId="77777777" w:rsidR="00D24485" w:rsidRDefault="00D24485" w:rsidP="005B2A04">
            <w:r>
              <w:t>F</w:t>
            </w:r>
            <w:r>
              <w:rPr>
                <w:rFonts w:hint="eastAsia"/>
              </w:rPr>
              <w:t>rom</w:t>
            </w:r>
            <w:r>
              <w:t xml:space="preserve"> </w:t>
            </w:r>
            <w:r>
              <w:rPr>
                <w:rFonts w:hint="eastAsia"/>
              </w:rPr>
              <w:t>UM</w:t>
            </w:r>
          </w:p>
        </w:tc>
      </w:tr>
    </w:tbl>
    <w:p w14:paraId="0A25EF45" w14:textId="77777777" w:rsidR="00D24485" w:rsidRDefault="00761E32" w:rsidP="00462623">
      <w:r>
        <w:rPr>
          <w:rFonts w:hint="eastAsia"/>
        </w:rPr>
        <w:t>参与机构，贷款服务机构，必有。</w:t>
      </w:r>
    </w:p>
    <w:p w14:paraId="6C58F00C" w14:textId="42D4FB45" w:rsidR="00761E32" w:rsidRDefault="00761E32" w:rsidP="00761E32">
      <w:pPr>
        <w:pStyle w:val="4"/>
        <w:numPr>
          <w:ilvl w:val="3"/>
          <w:numId w:val="1"/>
        </w:numPr>
      </w:pPr>
      <w:r>
        <w:rPr>
          <w:rFonts w:hint="eastAsia"/>
        </w:rPr>
        <w:t>通知风控</w:t>
      </w:r>
    </w:p>
    <w:p w14:paraId="7FB86BD1" w14:textId="78F92930" w:rsidR="005632F9" w:rsidRPr="005632F9" w:rsidRDefault="005632F9" w:rsidP="005632F9">
      <w:r>
        <w:rPr>
          <w:rFonts w:hint="eastAsia"/>
        </w:rPr>
        <w:t>线下邮件通知，不做系统处理。</w:t>
      </w:r>
    </w:p>
    <w:p w14:paraId="2BC400C9" w14:textId="77777777" w:rsidR="00D57672" w:rsidRDefault="00462623" w:rsidP="00462623">
      <w:pPr>
        <w:pStyle w:val="3"/>
        <w:numPr>
          <w:ilvl w:val="2"/>
          <w:numId w:val="1"/>
        </w:numPr>
      </w:pPr>
      <w:r>
        <w:rPr>
          <w:rFonts w:hint="eastAsia"/>
        </w:rPr>
        <w:t>查看项目</w:t>
      </w:r>
      <w:r w:rsidR="00D57672">
        <w:rPr>
          <w:rFonts w:hint="eastAsia"/>
        </w:rPr>
        <w:t>信息</w:t>
      </w:r>
    </w:p>
    <w:p w14:paraId="195ED858" w14:textId="77777777" w:rsidR="00D57672" w:rsidRDefault="00D57672" w:rsidP="00D57672">
      <w:r>
        <w:rPr>
          <w:noProof/>
        </w:rPr>
        <w:drawing>
          <wp:inline distT="0" distB="0" distL="0" distR="0" wp14:anchorId="04D2CF90" wp14:editId="26718701">
            <wp:extent cx="5274310" cy="2623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9B8" w14:textId="77777777" w:rsidR="00D57672" w:rsidRDefault="00D57672" w:rsidP="00AA704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项目基本信息模块：</w:t>
      </w:r>
    </w:p>
    <w:p w14:paraId="63E4D90F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经过“项目管理”系统传输获得，保持一致即可。</w:t>
      </w:r>
    </w:p>
    <w:p w14:paraId="5D67FFE5" w14:textId="77777777" w:rsidR="00D57672" w:rsidRDefault="00D57672" w:rsidP="00AA704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项目参与机构及参与人信息：</w:t>
      </w:r>
    </w:p>
    <w:p w14:paraId="79D0E029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经过“项目管理”系统传输获得，保持一致即可。</w:t>
      </w:r>
    </w:p>
    <w:p w14:paraId="5D347B48" w14:textId="77777777" w:rsidR="00D57672" w:rsidRDefault="00D57672" w:rsidP="00AA704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资产池信息模块：</w:t>
      </w:r>
    </w:p>
    <w:p w14:paraId="416A52B2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当项目进入“资产管理”阶段后才有改模块</w:t>
      </w:r>
    </w:p>
    <w:p w14:paraId="26F352D4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点击“查看统计详情”后跳转到“资产信息概览”页面。</w:t>
      </w:r>
    </w:p>
    <w:p w14:paraId="5FBD5286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总资产数量：在池资产+“封包资产数”</w:t>
      </w:r>
    </w:p>
    <w:p w14:paraId="7D13D1C4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合同总金额：在池+所属资产包的资产的 合同总金额</w:t>
      </w:r>
    </w:p>
    <w:p w14:paraId="7C634C67" w14:textId="52D0250F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封包资产笔数：归属资产包的资产笔数。资产状态可能为：“封包、已结束”</w:t>
      </w:r>
    </w:p>
    <w:p w14:paraId="08770388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封包本金余额：封包的资产包的封包规模。</w:t>
      </w:r>
    </w:p>
    <w:p w14:paraId="58CF3279" w14:textId="77777777" w:rsidR="00D57672" w:rsidRDefault="00D57672" w:rsidP="00AA704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资产包信息：</w:t>
      </w:r>
    </w:p>
    <w:p w14:paraId="1FD04365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当项目进入“资产管理”阶段后才有改模块</w:t>
      </w:r>
    </w:p>
    <w:p w14:paraId="13B641B3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资产包总数：资产包列表包的数量</w:t>
      </w:r>
    </w:p>
    <w:p w14:paraId="520338DB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封包本金余额：资产包的封包本金余额</w:t>
      </w:r>
    </w:p>
    <w:p w14:paraId="60A918AD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资产包名称：封包的资产包名称</w:t>
      </w:r>
    </w:p>
    <w:p w14:paraId="52248CFF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封包日期：封包的资产包日期</w:t>
      </w:r>
    </w:p>
    <w:p w14:paraId="5F41FEE8" w14:textId="77777777" w:rsidR="00D57672" w:rsidRDefault="00D57672" w:rsidP="00AA704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资产数量（笔）：资产包的资产笔数</w:t>
      </w:r>
    </w:p>
    <w:p w14:paraId="01DCF62F" w14:textId="77777777" w:rsidR="00D57672" w:rsidRDefault="00D57672" w:rsidP="00D57672">
      <w:pPr>
        <w:pStyle w:val="3"/>
        <w:numPr>
          <w:ilvl w:val="2"/>
          <w:numId w:val="1"/>
        </w:numPr>
      </w:pPr>
      <w:r>
        <w:rPr>
          <w:rFonts w:hint="eastAsia"/>
        </w:rPr>
        <w:t>项目配置信息</w:t>
      </w:r>
    </w:p>
    <w:p w14:paraId="14DD0BC5" w14:textId="49E68BF9" w:rsidR="00D57672" w:rsidRDefault="00B30174" w:rsidP="00D57672">
      <w:r>
        <w:rPr>
          <w:noProof/>
        </w:rPr>
        <w:drawing>
          <wp:inline distT="0" distB="0" distL="0" distR="0" wp14:anchorId="2C94B6EF" wp14:editId="7BA936E6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3BDD" w14:textId="77777777" w:rsidR="00D57672" w:rsidRDefault="00D57672" w:rsidP="00AA704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项目下相关配置的信息：</w:t>
      </w:r>
    </w:p>
    <w:p w14:paraId="061A8014" w14:textId="77777777" w:rsidR="00D57672" w:rsidRDefault="00D57672" w:rsidP="00AA704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目前暂时有“资产影像资料要求”</w:t>
      </w:r>
    </w:p>
    <w:p w14:paraId="11146697" w14:textId="134DB251" w:rsidR="00B30174" w:rsidRDefault="00B30174" w:rsidP="00AA704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配置影像材料列表与证券化类型有关，抵押物材料分为三类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963"/>
        <w:gridCol w:w="3973"/>
      </w:tblGrid>
      <w:tr w:rsidR="00B30174" w14:paraId="48352298" w14:textId="77777777" w:rsidTr="00B30174">
        <w:tc>
          <w:tcPr>
            <w:tcW w:w="4148" w:type="dxa"/>
          </w:tcPr>
          <w:p w14:paraId="782181E4" w14:textId="594BC70D" w:rsidR="00B30174" w:rsidRPr="00B30174" w:rsidRDefault="00B30174" w:rsidP="00B30174">
            <w:pPr>
              <w:pStyle w:val="a5"/>
              <w:ind w:firstLineChars="0" w:firstLine="0"/>
              <w:rPr>
                <w:b/>
              </w:rPr>
            </w:pPr>
            <w:r w:rsidRPr="00B30174">
              <w:rPr>
                <w:rFonts w:hint="eastAsia"/>
                <w:b/>
              </w:rPr>
              <w:t>证券化类型</w:t>
            </w:r>
          </w:p>
        </w:tc>
        <w:tc>
          <w:tcPr>
            <w:tcW w:w="4148" w:type="dxa"/>
          </w:tcPr>
          <w:p w14:paraId="388101F7" w14:textId="3622B2E0" w:rsidR="00B30174" w:rsidRPr="00B30174" w:rsidRDefault="00B30174" w:rsidP="00B30174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影像材料类别</w:t>
            </w:r>
          </w:p>
        </w:tc>
      </w:tr>
      <w:tr w:rsidR="00B30174" w14:paraId="53EB2F91" w14:textId="77777777" w:rsidTr="00B30174">
        <w:tc>
          <w:tcPr>
            <w:tcW w:w="4148" w:type="dxa"/>
          </w:tcPr>
          <w:p w14:paraId="397CEE19" w14:textId="14BBE34F" w:rsidR="00B30174" w:rsidRDefault="00B30174" w:rsidP="00B30174">
            <w:pPr>
              <w:pStyle w:val="a5"/>
              <w:ind w:firstLineChars="0" w:firstLine="0"/>
            </w:pPr>
            <w:r>
              <w:rPr>
                <w:rFonts w:hint="eastAsia"/>
              </w:rPr>
              <w:t>个人消费贷</w:t>
            </w:r>
          </w:p>
        </w:tc>
        <w:tc>
          <w:tcPr>
            <w:tcW w:w="4148" w:type="dxa"/>
          </w:tcPr>
          <w:p w14:paraId="08C6F680" w14:textId="51C24F84" w:rsidR="00B30174" w:rsidRDefault="00B30174" w:rsidP="00B30174">
            <w:pPr>
              <w:pStyle w:val="a5"/>
              <w:ind w:firstLineChars="0" w:firstLine="0"/>
            </w:pPr>
            <w:r>
              <w:rPr>
                <w:rFonts w:hint="eastAsia"/>
              </w:rPr>
              <w:t>合同协议相关、借款方相关</w:t>
            </w:r>
          </w:p>
        </w:tc>
      </w:tr>
      <w:tr w:rsidR="00B30174" w14:paraId="64862F14" w14:textId="77777777" w:rsidTr="00B30174">
        <w:tc>
          <w:tcPr>
            <w:tcW w:w="4148" w:type="dxa"/>
          </w:tcPr>
          <w:p w14:paraId="008CA7D2" w14:textId="1BC18509" w:rsidR="00B30174" w:rsidRDefault="00B30174" w:rsidP="00B30174">
            <w:pPr>
              <w:pStyle w:val="a5"/>
              <w:ind w:firstLineChars="0" w:firstLine="0"/>
            </w:pPr>
            <w:r>
              <w:rPr>
                <w:rFonts w:hint="eastAsia"/>
              </w:rPr>
              <w:t>车辆抵押贷</w:t>
            </w:r>
          </w:p>
        </w:tc>
        <w:tc>
          <w:tcPr>
            <w:tcW w:w="4148" w:type="dxa"/>
          </w:tcPr>
          <w:p w14:paraId="2F0EC41C" w14:textId="04DFEC9B" w:rsidR="00B30174" w:rsidRDefault="00B30174" w:rsidP="00B30174">
            <w:pPr>
              <w:pStyle w:val="a5"/>
              <w:ind w:firstLineChars="0" w:firstLine="0"/>
            </w:pPr>
            <w:r>
              <w:rPr>
                <w:rFonts w:hint="eastAsia"/>
              </w:rPr>
              <w:t>合同协议相关、借款方相关、抵押物相关</w:t>
            </w:r>
          </w:p>
        </w:tc>
      </w:tr>
    </w:tbl>
    <w:p w14:paraId="26BE9117" w14:textId="77777777" w:rsidR="00B30174" w:rsidRPr="00D57672" w:rsidRDefault="00B30174" w:rsidP="00B30174">
      <w:pPr>
        <w:pStyle w:val="a5"/>
        <w:ind w:left="360" w:firstLineChars="0" w:firstLine="0"/>
      </w:pPr>
    </w:p>
    <w:p w14:paraId="5EE692BF" w14:textId="77777777" w:rsidR="00C12A61" w:rsidRDefault="00D57672" w:rsidP="00D5767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资产管理</w:t>
      </w:r>
    </w:p>
    <w:p w14:paraId="4E9885B3" w14:textId="77777777" w:rsidR="0033583B" w:rsidRDefault="0033583B" w:rsidP="00D57672">
      <w:pPr>
        <w:pStyle w:val="3"/>
        <w:numPr>
          <w:ilvl w:val="2"/>
          <w:numId w:val="1"/>
        </w:numPr>
      </w:pPr>
      <w:r>
        <w:rPr>
          <w:rFonts w:hint="eastAsia"/>
        </w:rPr>
        <w:t>增量模式，资产筛选</w:t>
      </w:r>
    </w:p>
    <w:p w14:paraId="4C4DF579" w14:textId="77777777" w:rsidR="0033583B" w:rsidRDefault="0033583B" w:rsidP="0033583B">
      <w:r>
        <w:object w:dxaOrig="9793" w:dyaOrig="4116" w14:anchorId="0467829A">
          <v:shape id="_x0000_i1026" type="#_x0000_t75" style="width:415.05pt;height:174.35pt" o:ole="">
            <v:imagedata r:id="rId17" o:title=""/>
          </v:shape>
          <o:OLEObject Type="Embed" ProgID="Visio.Drawing.15" ShapeID="_x0000_i1026" DrawAspect="Content" ObjectID="_1609192049" r:id="rId18"/>
        </w:object>
      </w:r>
    </w:p>
    <w:p w14:paraId="65CF0DCE" w14:textId="57C251F3" w:rsidR="0033583B" w:rsidRDefault="0033583B" w:rsidP="00AA704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星云接收星连过来的接口，与转发给风控的请求字段保持一致。</w:t>
      </w:r>
      <w:r>
        <w:br/>
      </w:r>
      <w:r w:rsidR="00FE5DD9">
        <w:rPr>
          <w:noProof/>
        </w:rPr>
        <w:drawing>
          <wp:inline distT="0" distB="0" distL="0" distR="0" wp14:anchorId="26B1E69D" wp14:editId="6FC48CF3">
            <wp:extent cx="2489675" cy="1959428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915" cy="19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DD9">
        <w:rPr>
          <w:noProof/>
        </w:rPr>
        <w:drawing>
          <wp:inline distT="0" distB="0" distL="0" distR="0" wp14:anchorId="54CEA9FF" wp14:editId="31440B48">
            <wp:extent cx="2190849" cy="195398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6570" cy="19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726C" w14:textId="77777777" w:rsidR="0033583B" w:rsidRDefault="0033583B" w:rsidP="00AA704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风控返回后，存下相应字段，并返回部分字段给到星连。</w:t>
      </w:r>
      <w:r>
        <w:br/>
      </w:r>
      <w:r>
        <w:rPr>
          <w:noProof/>
        </w:rPr>
        <w:drawing>
          <wp:inline distT="0" distB="0" distL="0" distR="0" wp14:anchorId="0463BE83" wp14:editId="01906ACE">
            <wp:extent cx="3326054" cy="1534886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8628" cy="15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A39" w14:textId="77777777" w:rsidR="0033583B" w:rsidRDefault="0033583B" w:rsidP="003358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5E11B1" wp14:editId="5FD97743">
            <wp:extent cx="3271296" cy="71247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879" cy="7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99C" w14:textId="77777777" w:rsidR="0033583B" w:rsidRDefault="0033583B" w:rsidP="00AA704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筛选结果查询时</w:t>
      </w:r>
      <w:r>
        <w:br/>
      </w:r>
      <w:r>
        <w:rPr>
          <w:noProof/>
        </w:rPr>
        <w:lastRenderedPageBreak/>
        <w:drawing>
          <wp:inline distT="0" distB="0" distL="0" distR="0" wp14:anchorId="34C12104" wp14:editId="701C662D">
            <wp:extent cx="3456126" cy="1012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0161" cy="10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E16" w14:textId="77777777" w:rsidR="0033583B" w:rsidRDefault="0033583B" w:rsidP="0033583B">
      <w:pPr>
        <w:pStyle w:val="a5"/>
        <w:ind w:left="360" w:firstLineChars="0" w:firstLine="0"/>
      </w:pPr>
      <w:r>
        <w:rPr>
          <w:rFonts w:hint="eastAsia"/>
        </w:rPr>
        <w:t>与数据库匹配，如查询到就返回查询到，并返回对应结果。如未查询到，则返回未查得</w:t>
      </w:r>
    </w:p>
    <w:p w14:paraId="70FA017E" w14:textId="77777777" w:rsidR="0033583B" w:rsidRPr="0033583B" w:rsidRDefault="0033583B" w:rsidP="003358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88B061" wp14:editId="72E33F98">
            <wp:extent cx="3382225" cy="8763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037" cy="8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451F" w14:textId="77777777" w:rsidR="00D57672" w:rsidRDefault="00D57672" w:rsidP="00D57672">
      <w:pPr>
        <w:pStyle w:val="3"/>
        <w:numPr>
          <w:ilvl w:val="2"/>
          <w:numId w:val="1"/>
        </w:numPr>
      </w:pPr>
      <w:r>
        <w:rPr>
          <w:rFonts w:hint="eastAsia"/>
        </w:rPr>
        <w:t>资产信息导入</w:t>
      </w:r>
    </w:p>
    <w:p w14:paraId="382083F7" w14:textId="77777777" w:rsidR="00D57672" w:rsidRDefault="00D57672" w:rsidP="00AA704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星连的数据推送到星云后</w:t>
      </w:r>
    </w:p>
    <w:p w14:paraId="52735C11" w14:textId="77777777" w:rsidR="00D57672" w:rsidRDefault="00D57672" w:rsidP="00AA704A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星云根据文件信息</w:t>
      </w:r>
      <w:r w:rsidR="0033583B">
        <w:rPr>
          <w:rFonts w:hint="eastAsia"/>
        </w:rPr>
        <w:t>查询内部存续的风控信息。</w:t>
      </w:r>
    </w:p>
    <w:p w14:paraId="2E9FE100" w14:textId="77777777" w:rsidR="0033583B" w:rsidRDefault="0033583B" w:rsidP="00AA704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查询内部风控信息如下</w:t>
      </w:r>
    </w:p>
    <w:p w14:paraId="784A1E3A" w14:textId="77777777" w:rsidR="00D57672" w:rsidRDefault="0033583B" w:rsidP="00AA704A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根据</w:t>
      </w:r>
      <w:r w:rsidR="00D57672">
        <w:rPr>
          <w:rFonts w:hint="eastAsia"/>
        </w:rPr>
        <w:t>资产状态做以下规则：</w:t>
      </w:r>
    </w:p>
    <w:p w14:paraId="4E76A1C3" w14:textId="237D5DDE" w:rsidR="00D57672" w:rsidRDefault="0033583B" w:rsidP="00D57672">
      <w:r>
        <w:object w:dxaOrig="8797" w:dyaOrig="1789" w14:anchorId="130B9991">
          <v:shape id="_x0000_i1027" type="#_x0000_t75" style="width:415.05pt;height:84.35pt" o:ole="">
            <v:imagedata r:id="rId25" o:title=""/>
          </v:shape>
          <o:OLEObject Type="Embed" ProgID="Visio.Drawing.15" ShapeID="_x0000_i1027" DrawAspect="Content" ObjectID="_1609192050" r:id="rId26"/>
        </w:object>
      </w:r>
    </w:p>
    <w:p w14:paraId="1B86C300" w14:textId="1679C362" w:rsidR="00841B18" w:rsidRPr="00D57672" w:rsidRDefault="00841B18" w:rsidP="00AA704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文件</w:t>
      </w:r>
      <w:r>
        <w:t>1</w:t>
      </w:r>
      <w:r>
        <w:rPr>
          <w:rFonts w:hint="eastAsia"/>
        </w:rPr>
        <w:t>和文件2的资产信息，不能做更新</w:t>
      </w:r>
    </w:p>
    <w:p w14:paraId="5BBB42CB" w14:textId="5C6940F8" w:rsidR="004E783A" w:rsidRDefault="004E783A" w:rsidP="00D5767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资产信息概览</w:t>
      </w:r>
    </w:p>
    <w:p w14:paraId="4CEE4CB3" w14:textId="7421D2F2" w:rsidR="00D5491F" w:rsidRPr="00D5491F" w:rsidRDefault="00D5491F" w:rsidP="00D5491F">
      <w:pPr>
        <w:pStyle w:val="4"/>
        <w:numPr>
          <w:ilvl w:val="3"/>
          <w:numId w:val="1"/>
        </w:numPr>
      </w:pPr>
      <w:r>
        <w:rPr>
          <w:rFonts w:hint="eastAsia"/>
        </w:rPr>
        <w:t>筛选条件</w:t>
      </w:r>
    </w:p>
    <w:p w14:paraId="1885205F" w14:textId="763F4DA2" w:rsidR="00D5491F" w:rsidRDefault="0059034E" w:rsidP="00D5491F">
      <w:r>
        <w:rPr>
          <w:noProof/>
        </w:rPr>
        <w:drawing>
          <wp:inline distT="0" distB="0" distL="0" distR="0" wp14:anchorId="75922ED1" wp14:editId="4A51775A">
            <wp:extent cx="5274310" cy="26231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7FD" w14:textId="77777777" w:rsidR="00D5491F" w:rsidRDefault="00D5491F" w:rsidP="00AA704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筛选条件有：</w:t>
      </w:r>
    </w:p>
    <w:p w14:paraId="1DBE5C65" w14:textId="77777777" w:rsidR="00D5491F" w:rsidRDefault="00D5491F" w:rsidP="00AA70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所属资产包：下拉多选；资产所在的资产包。</w:t>
      </w:r>
    </w:p>
    <w:p w14:paraId="2AEB4DDC" w14:textId="3F6D86C3" w:rsidR="00D5491F" w:rsidRDefault="0059034E" w:rsidP="00AA704A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非必填：未</w:t>
      </w:r>
      <w:r w:rsidR="00D5491F">
        <w:rPr>
          <w:rFonts w:hint="eastAsia"/>
        </w:rPr>
        <w:t>填写则不要求在资产包中，默认为空。</w:t>
      </w:r>
    </w:p>
    <w:p w14:paraId="67D7C76C" w14:textId="7BCCCD0D" w:rsidR="0059034E" w:rsidRDefault="0059034E" w:rsidP="00AA704A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下拉有取值：未入包及资产包名称</w:t>
      </w:r>
    </w:p>
    <w:p w14:paraId="2016A91F" w14:textId="77777777" w:rsidR="00D5491F" w:rsidRDefault="00D5491F" w:rsidP="00AA70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统计截止日期：数据提取日期</w:t>
      </w:r>
    </w:p>
    <w:p w14:paraId="2062C695" w14:textId="77777777" w:rsidR="00D5491F" w:rsidRDefault="00D5491F" w:rsidP="00AA704A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必填项：默认为最新的接收到更新的数据提起日。</w:t>
      </w:r>
    </w:p>
    <w:p w14:paraId="0868FE13" w14:textId="77777777" w:rsidR="00D5491F" w:rsidRDefault="00D5491F" w:rsidP="00AA704A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可选择区间为：【文件1中数据提日最小值，文件1</w:t>
      </w:r>
      <w:r>
        <w:t>0</w:t>
      </w:r>
      <w:r>
        <w:rPr>
          <w:rFonts w:hint="eastAsia"/>
        </w:rPr>
        <w:t>中数据提取日最大值】，即最早进入的一笔资产，和最新更新的数据。</w:t>
      </w:r>
    </w:p>
    <w:p w14:paraId="604A9037" w14:textId="1AD383A1" w:rsidR="00D5491F" w:rsidRDefault="00D5491F" w:rsidP="00AA704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筛选条件为：资产当前状态 与 所属资产包 需同时满足时筛选出来的资产（且在统计截止日有数的日期）。</w:t>
      </w:r>
    </w:p>
    <w:p w14:paraId="7E7252B2" w14:textId="4FE2BF93" w:rsidR="00D5491F" w:rsidRDefault="00D5491F" w:rsidP="00AA704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点击查询后，保留筛选的条件。重置后，回复默认值。</w:t>
      </w:r>
    </w:p>
    <w:p w14:paraId="2418C8DB" w14:textId="4AD8F27C" w:rsidR="00D5491F" w:rsidRDefault="00DC0A2E" w:rsidP="00D5491F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资产总体</w:t>
      </w:r>
      <w:r w:rsidR="00D5491F">
        <w:rPr>
          <w:rFonts w:hint="eastAsia"/>
        </w:rPr>
        <w:t>信息</w:t>
      </w:r>
    </w:p>
    <w:p w14:paraId="24A602E5" w14:textId="5680B019" w:rsidR="00D5491F" w:rsidRPr="00D5491F" w:rsidRDefault="0059034E" w:rsidP="00D5491F">
      <w:r>
        <w:rPr>
          <w:noProof/>
        </w:rPr>
        <w:drawing>
          <wp:inline distT="0" distB="0" distL="0" distR="0" wp14:anchorId="21F08088" wp14:editId="69ECD20A">
            <wp:extent cx="5274310" cy="26231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BA78" w14:textId="42F3933E" w:rsidR="00D5491F" w:rsidRDefault="00D5491F" w:rsidP="00AA704A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相关字段及取值：</w:t>
      </w:r>
    </w:p>
    <w:p w14:paraId="15648DD7" w14:textId="4750D2E2" w:rsidR="00D5491F" w:rsidRDefault="00D5491F" w:rsidP="00AA704A">
      <w:pPr>
        <w:pStyle w:val="a5"/>
        <w:numPr>
          <w:ilvl w:val="1"/>
          <w:numId w:val="18"/>
        </w:numPr>
        <w:ind w:firstLineChars="0"/>
      </w:pPr>
      <w:r>
        <w:rPr>
          <w:rFonts w:hint="eastAsia"/>
        </w:rPr>
        <w:t>其中加权的资产余额为：资产是在统计截止日期的剩余本金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D5491F" w14:paraId="7B5AA981" w14:textId="77777777" w:rsidTr="00D5491F">
        <w:tc>
          <w:tcPr>
            <w:tcW w:w="1980" w:type="dxa"/>
          </w:tcPr>
          <w:p w14:paraId="74F5FB13" w14:textId="2C462427" w:rsidR="00D5491F" w:rsidRPr="00D5491F" w:rsidRDefault="00D5491F" w:rsidP="00D5491F">
            <w:pPr>
              <w:rPr>
                <w:b/>
              </w:rPr>
            </w:pPr>
            <w:r w:rsidRPr="00D5491F">
              <w:rPr>
                <w:rFonts w:hint="eastAsia"/>
                <w:b/>
              </w:rPr>
              <w:t>字段</w:t>
            </w:r>
          </w:p>
        </w:tc>
        <w:tc>
          <w:tcPr>
            <w:tcW w:w="6316" w:type="dxa"/>
          </w:tcPr>
          <w:p w14:paraId="1BADF347" w14:textId="19E5C689" w:rsidR="00D5491F" w:rsidRPr="00D5491F" w:rsidRDefault="00D5491F" w:rsidP="00D5491F">
            <w:pPr>
              <w:rPr>
                <w:b/>
              </w:rPr>
            </w:pPr>
            <w:r w:rsidRPr="00D5491F">
              <w:rPr>
                <w:rFonts w:hint="eastAsia"/>
                <w:b/>
              </w:rPr>
              <w:t>取值</w:t>
            </w:r>
          </w:p>
        </w:tc>
      </w:tr>
      <w:tr w:rsidR="00D5491F" w14:paraId="282E395D" w14:textId="77777777" w:rsidTr="00D5491F">
        <w:tc>
          <w:tcPr>
            <w:tcW w:w="1980" w:type="dxa"/>
          </w:tcPr>
          <w:p w14:paraId="6025BB56" w14:textId="17D763AE" w:rsidR="00D5491F" w:rsidRDefault="00D5491F" w:rsidP="00D5491F">
            <w:r>
              <w:rPr>
                <w:rFonts w:hint="eastAsia"/>
              </w:rPr>
              <w:t>资产数量</w:t>
            </w:r>
          </w:p>
        </w:tc>
        <w:tc>
          <w:tcPr>
            <w:tcW w:w="6316" w:type="dxa"/>
          </w:tcPr>
          <w:p w14:paraId="2290CDA7" w14:textId="55DA4444" w:rsidR="00D5491F" w:rsidRDefault="00D5491F" w:rsidP="00D5491F">
            <w:r>
              <w:rPr>
                <w:rFonts w:hint="eastAsia"/>
              </w:rPr>
              <w:t>满足查询结果的资产数量</w:t>
            </w:r>
          </w:p>
        </w:tc>
      </w:tr>
      <w:tr w:rsidR="00D5491F" w14:paraId="6B8E7294" w14:textId="77777777" w:rsidTr="00D5491F">
        <w:tc>
          <w:tcPr>
            <w:tcW w:w="1980" w:type="dxa"/>
          </w:tcPr>
          <w:p w14:paraId="727570DC" w14:textId="59C00164" w:rsidR="00D5491F" w:rsidRDefault="00D5491F" w:rsidP="00D5491F">
            <w:r>
              <w:rPr>
                <w:rFonts w:hint="eastAsia"/>
              </w:rPr>
              <w:t>本金余额</w:t>
            </w:r>
          </w:p>
        </w:tc>
        <w:tc>
          <w:tcPr>
            <w:tcW w:w="6316" w:type="dxa"/>
          </w:tcPr>
          <w:p w14:paraId="1E778DFA" w14:textId="7B930051" w:rsidR="00D5491F" w:rsidRDefault="00D5491F" w:rsidP="00D5491F">
            <w:r>
              <w:rPr>
                <w:rFonts w:hint="eastAsia"/>
              </w:rPr>
              <w:t>∑(每笔资产的剩余本金</w:t>
            </w:r>
            <w:r>
              <w:t>)</w:t>
            </w:r>
          </w:p>
        </w:tc>
      </w:tr>
      <w:tr w:rsidR="00D5491F" w14:paraId="3082E0E3" w14:textId="77777777" w:rsidTr="00D5491F">
        <w:tc>
          <w:tcPr>
            <w:tcW w:w="1980" w:type="dxa"/>
          </w:tcPr>
          <w:p w14:paraId="7535F66C" w14:textId="5A1B38E1" w:rsidR="00D5491F" w:rsidRDefault="0019785C" w:rsidP="00D5491F">
            <w:r>
              <w:rPr>
                <w:rFonts w:hint="eastAsia"/>
              </w:rPr>
              <w:t>加权平均剩余期数</w:t>
            </w:r>
          </w:p>
        </w:tc>
        <w:tc>
          <w:tcPr>
            <w:tcW w:w="6316" w:type="dxa"/>
          </w:tcPr>
          <w:p w14:paraId="323B85A5" w14:textId="4E5785AA" w:rsidR="00D5491F" w:rsidRDefault="00D5491F" w:rsidP="00D5491F">
            <w:r>
              <w:rPr>
                <w:noProof/>
              </w:rPr>
              <w:drawing>
                <wp:inline distT="0" distB="0" distL="0" distR="0" wp14:anchorId="0F1AA05F" wp14:editId="548C9943">
                  <wp:extent cx="3693160" cy="281900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304" cy="28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91F" w14:paraId="6F01D598" w14:textId="77777777" w:rsidTr="00D5491F">
        <w:tc>
          <w:tcPr>
            <w:tcW w:w="1980" w:type="dxa"/>
          </w:tcPr>
          <w:p w14:paraId="765AA105" w14:textId="13D22F62" w:rsidR="00D5491F" w:rsidRDefault="00D5491F" w:rsidP="00D5491F">
            <w:r w:rsidRPr="00D5491F">
              <w:rPr>
                <w:rFonts w:hint="eastAsia"/>
              </w:rPr>
              <w:t>加权平均贷款年利率</w:t>
            </w:r>
          </w:p>
        </w:tc>
        <w:tc>
          <w:tcPr>
            <w:tcW w:w="6316" w:type="dxa"/>
          </w:tcPr>
          <w:p w14:paraId="0DE03FF2" w14:textId="746EB1B8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4E3F1" wp14:editId="1CD78789">
                  <wp:extent cx="3481388" cy="264059"/>
                  <wp:effectExtent l="0" t="0" r="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60" cy="26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91F" w14:paraId="6DE9F5C7" w14:textId="77777777" w:rsidTr="00D5491F">
        <w:tc>
          <w:tcPr>
            <w:tcW w:w="1980" w:type="dxa"/>
          </w:tcPr>
          <w:p w14:paraId="3C013A50" w14:textId="2375A307" w:rsidR="00D5491F" w:rsidRPr="00D5491F" w:rsidRDefault="00D5491F" w:rsidP="00D5491F">
            <w:r>
              <w:rPr>
                <w:rFonts w:hint="eastAsia"/>
              </w:rPr>
              <w:t>借款人数量</w:t>
            </w:r>
          </w:p>
        </w:tc>
        <w:tc>
          <w:tcPr>
            <w:tcW w:w="6316" w:type="dxa"/>
          </w:tcPr>
          <w:p w14:paraId="1626E9F4" w14:textId="116BC728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这些资产中，对应的借款人数量，以身份证号识别唯一</w:t>
            </w:r>
          </w:p>
        </w:tc>
      </w:tr>
      <w:tr w:rsidR="00D5491F" w14:paraId="22F470E9" w14:textId="77777777" w:rsidTr="00D5491F">
        <w:tc>
          <w:tcPr>
            <w:tcW w:w="1980" w:type="dxa"/>
          </w:tcPr>
          <w:p w14:paraId="64431A32" w14:textId="38AB7E3A" w:rsidR="00D5491F" w:rsidRPr="00D5491F" w:rsidRDefault="00D5491F" w:rsidP="00D5491F">
            <w:r w:rsidRPr="00D5491F">
              <w:rPr>
                <w:rFonts w:hint="eastAsia"/>
              </w:rPr>
              <w:t>借款人平均本金余额</w:t>
            </w:r>
          </w:p>
        </w:tc>
        <w:tc>
          <w:tcPr>
            <w:tcW w:w="6316" w:type="dxa"/>
          </w:tcPr>
          <w:p w14:paraId="0F148447" w14:textId="77777777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本金金额/借款人数量</w:t>
            </w:r>
          </w:p>
          <w:p w14:paraId="7D50E1D4" w14:textId="19593A0B" w:rsidR="00D5491F" w:rsidRDefault="00D5491F" w:rsidP="00D5491F">
            <w:pPr>
              <w:rPr>
                <w:noProof/>
              </w:rPr>
            </w:pPr>
          </w:p>
        </w:tc>
      </w:tr>
      <w:tr w:rsidR="00D5491F" w14:paraId="33A6D20F" w14:textId="77777777" w:rsidTr="00746D74">
        <w:tc>
          <w:tcPr>
            <w:tcW w:w="8296" w:type="dxa"/>
            <w:gridSpan w:val="2"/>
          </w:tcPr>
          <w:p w14:paraId="3CD4329F" w14:textId="516899F2" w:rsidR="00D5491F" w:rsidRPr="00D5491F" w:rsidRDefault="00D5491F" w:rsidP="00D5491F">
            <w:pPr>
              <w:rPr>
                <w:b/>
                <w:noProof/>
              </w:rPr>
            </w:pPr>
            <w:r w:rsidRPr="00D5491F">
              <w:rPr>
                <w:rFonts w:hint="eastAsia"/>
                <w:b/>
                <w:noProof/>
              </w:rPr>
              <w:t>金额特征</w:t>
            </w:r>
          </w:p>
        </w:tc>
      </w:tr>
      <w:tr w:rsidR="00D5491F" w14:paraId="6C434F7F" w14:textId="77777777" w:rsidTr="00D5491F">
        <w:tc>
          <w:tcPr>
            <w:tcW w:w="1980" w:type="dxa"/>
          </w:tcPr>
          <w:p w14:paraId="28BE929B" w14:textId="59E925F6" w:rsidR="00D5491F" w:rsidRPr="00D5491F" w:rsidRDefault="00D5491F" w:rsidP="00D5491F">
            <w:r>
              <w:rPr>
                <w:rFonts w:hint="eastAsia"/>
              </w:rPr>
              <w:t>单笔最大本金余额</w:t>
            </w:r>
          </w:p>
        </w:tc>
        <w:tc>
          <w:tcPr>
            <w:tcW w:w="6316" w:type="dxa"/>
          </w:tcPr>
          <w:p w14:paraId="320B081F" w14:textId="5D1F5CDB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资产中最大的本金余额</w:t>
            </w:r>
            <w:r>
              <w:rPr>
                <w:noProof/>
              </w:rPr>
              <w:t>)</w:t>
            </w:r>
          </w:p>
        </w:tc>
      </w:tr>
      <w:tr w:rsidR="00D5491F" w14:paraId="193E84A8" w14:textId="77777777" w:rsidTr="00D5491F">
        <w:tc>
          <w:tcPr>
            <w:tcW w:w="1980" w:type="dxa"/>
          </w:tcPr>
          <w:p w14:paraId="2336340E" w14:textId="59FA97E5" w:rsidR="00D5491F" w:rsidRPr="00D5491F" w:rsidRDefault="00D5491F" w:rsidP="00D5491F">
            <w:r>
              <w:rPr>
                <w:rFonts w:hint="eastAsia"/>
              </w:rPr>
              <w:t>单笔最小本金余额</w:t>
            </w:r>
          </w:p>
        </w:tc>
        <w:tc>
          <w:tcPr>
            <w:tcW w:w="6316" w:type="dxa"/>
          </w:tcPr>
          <w:p w14:paraId="7177BA99" w14:textId="63BF6893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资产中最小的本金余额</w:t>
            </w:r>
            <w:r>
              <w:rPr>
                <w:noProof/>
              </w:rPr>
              <w:t>)</w:t>
            </w:r>
          </w:p>
        </w:tc>
      </w:tr>
      <w:tr w:rsidR="00D5491F" w14:paraId="0BD4ADDF" w14:textId="77777777" w:rsidTr="00D5491F">
        <w:tc>
          <w:tcPr>
            <w:tcW w:w="1980" w:type="dxa"/>
          </w:tcPr>
          <w:p w14:paraId="5F6FDF93" w14:textId="228A9142" w:rsidR="00D5491F" w:rsidRPr="00D5491F" w:rsidRDefault="00D5491F" w:rsidP="00D5491F">
            <w:r>
              <w:rPr>
                <w:rFonts w:hint="eastAsia"/>
              </w:rPr>
              <w:t>平均本金余额</w:t>
            </w:r>
          </w:p>
        </w:tc>
        <w:tc>
          <w:tcPr>
            <w:tcW w:w="6316" w:type="dxa"/>
          </w:tcPr>
          <w:p w14:paraId="61E0E597" w14:textId="3A3D2AEC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本金余额/资产数量</w:t>
            </w:r>
          </w:p>
        </w:tc>
      </w:tr>
      <w:tr w:rsidR="00D5491F" w14:paraId="3E37875A" w14:textId="77777777" w:rsidTr="00D5491F">
        <w:tc>
          <w:tcPr>
            <w:tcW w:w="1980" w:type="dxa"/>
          </w:tcPr>
          <w:p w14:paraId="5AEAA0C5" w14:textId="2F4659A1" w:rsidR="00D5491F" w:rsidRDefault="00D5491F" w:rsidP="00D5491F">
            <w:r>
              <w:rPr>
                <w:rFonts w:hint="eastAsia"/>
              </w:rPr>
              <w:t>单笔最大合同金额</w:t>
            </w:r>
          </w:p>
        </w:tc>
        <w:tc>
          <w:tcPr>
            <w:tcW w:w="6316" w:type="dxa"/>
          </w:tcPr>
          <w:p w14:paraId="76268133" w14:textId="2A234C92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合同金额</w:t>
            </w:r>
            <w:r>
              <w:rPr>
                <w:noProof/>
              </w:rPr>
              <w:t>)</w:t>
            </w:r>
          </w:p>
        </w:tc>
      </w:tr>
      <w:tr w:rsidR="00D5491F" w14:paraId="01E27FC8" w14:textId="77777777" w:rsidTr="00D5491F">
        <w:tc>
          <w:tcPr>
            <w:tcW w:w="1980" w:type="dxa"/>
          </w:tcPr>
          <w:p w14:paraId="6FA62F63" w14:textId="79D39F51" w:rsidR="00D5491F" w:rsidRDefault="00D5491F" w:rsidP="00D5491F">
            <w:r>
              <w:rPr>
                <w:rFonts w:hint="eastAsia"/>
              </w:rPr>
              <w:t>单笔最小合同金额</w:t>
            </w:r>
          </w:p>
        </w:tc>
        <w:tc>
          <w:tcPr>
            <w:tcW w:w="6316" w:type="dxa"/>
          </w:tcPr>
          <w:p w14:paraId="5574EE30" w14:textId="312095F7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合同金额</w:t>
            </w:r>
            <w:r>
              <w:rPr>
                <w:noProof/>
              </w:rPr>
              <w:t>)</w:t>
            </w:r>
          </w:p>
        </w:tc>
      </w:tr>
      <w:tr w:rsidR="00D5491F" w14:paraId="3299A966" w14:textId="77777777" w:rsidTr="00D5491F">
        <w:tc>
          <w:tcPr>
            <w:tcW w:w="1980" w:type="dxa"/>
          </w:tcPr>
          <w:p w14:paraId="2A597739" w14:textId="7799A324" w:rsidR="00D5491F" w:rsidRDefault="00D5491F" w:rsidP="00D5491F">
            <w:r>
              <w:rPr>
                <w:rFonts w:hint="eastAsia"/>
              </w:rPr>
              <w:t>平均合同金额</w:t>
            </w:r>
          </w:p>
        </w:tc>
        <w:tc>
          <w:tcPr>
            <w:tcW w:w="6316" w:type="dxa"/>
          </w:tcPr>
          <w:p w14:paraId="453F908F" w14:textId="2A91B9B9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</w:rPr>
              <w:t>资产总的合同金额</w:t>
            </w:r>
            <w:r>
              <w:rPr>
                <w:rFonts w:hint="eastAsia"/>
                <w:noProof/>
              </w:rPr>
              <w:t>/资产数量</w:t>
            </w:r>
          </w:p>
        </w:tc>
      </w:tr>
      <w:tr w:rsidR="00D5491F" w14:paraId="1B188BF0" w14:textId="77777777" w:rsidTr="00746D74">
        <w:tc>
          <w:tcPr>
            <w:tcW w:w="8296" w:type="dxa"/>
            <w:gridSpan w:val="2"/>
          </w:tcPr>
          <w:p w14:paraId="3E99532C" w14:textId="3C55684F" w:rsidR="00D5491F" w:rsidRPr="00D5491F" w:rsidRDefault="00D5491F" w:rsidP="00D5491F">
            <w:pPr>
              <w:rPr>
                <w:b/>
              </w:rPr>
            </w:pPr>
            <w:r w:rsidRPr="00D5491F">
              <w:rPr>
                <w:rFonts w:hint="eastAsia"/>
                <w:b/>
              </w:rPr>
              <w:t>期限特征</w:t>
            </w:r>
          </w:p>
        </w:tc>
      </w:tr>
      <w:tr w:rsidR="00D5491F" w14:paraId="46C4D765" w14:textId="77777777" w:rsidTr="00D5491F">
        <w:tc>
          <w:tcPr>
            <w:tcW w:w="1980" w:type="dxa"/>
          </w:tcPr>
          <w:p w14:paraId="1371D22B" w14:textId="09EA1F16" w:rsidR="00D5491F" w:rsidRDefault="00D5491F" w:rsidP="00D5491F">
            <w:r>
              <w:rPr>
                <w:rFonts w:hint="eastAsia"/>
              </w:rPr>
              <w:t>合同</w:t>
            </w:r>
            <w:r w:rsidR="0019785C">
              <w:rPr>
                <w:rFonts w:hint="eastAsia"/>
              </w:rPr>
              <w:t>期数</w:t>
            </w:r>
            <w:r>
              <w:rPr>
                <w:rFonts w:hint="eastAsia"/>
              </w:rPr>
              <w:t>的计算公式</w:t>
            </w:r>
          </w:p>
        </w:tc>
        <w:tc>
          <w:tcPr>
            <w:tcW w:w="6316" w:type="dxa"/>
          </w:tcPr>
          <w:p w14:paraId="109888CD" w14:textId="6B17242F" w:rsidR="00D5491F" w:rsidRDefault="0019785C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资产还款计划总期数</w:t>
            </w:r>
          </w:p>
        </w:tc>
      </w:tr>
      <w:tr w:rsidR="00D5491F" w14:paraId="51117070" w14:textId="77777777" w:rsidTr="00D5491F">
        <w:tc>
          <w:tcPr>
            <w:tcW w:w="1980" w:type="dxa"/>
          </w:tcPr>
          <w:p w14:paraId="37B02CD9" w14:textId="0000B37D" w:rsidR="00D5491F" w:rsidRDefault="00D5491F" w:rsidP="00D5491F">
            <w:r>
              <w:rPr>
                <w:rFonts w:hint="eastAsia"/>
              </w:rPr>
              <w:t>单笔最大合同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7CB5447D" w14:textId="2F45B24C" w:rsidR="00D5491F" w:rsidRDefault="00D5491F" w:rsidP="00D5491F"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合同</w:t>
            </w:r>
            <w:r w:rsidR="0019785C">
              <w:rPr>
                <w:rFonts w:hint="eastAsia"/>
              </w:rPr>
              <w:t>期数</w:t>
            </w:r>
            <w:r>
              <w:rPr>
                <w:noProof/>
              </w:rPr>
              <w:t>)</w:t>
            </w:r>
          </w:p>
        </w:tc>
      </w:tr>
      <w:tr w:rsidR="00D5491F" w14:paraId="4BC82A81" w14:textId="77777777" w:rsidTr="00D5491F">
        <w:tc>
          <w:tcPr>
            <w:tcW w:w="1980" w:type="dxa"/>
          </w:tcPr>
          <w:p w14:paraId="3779EA67" w14:textId="6B92FEA8" w:rsidR="00D5491F" w:rsidRDefault="00D5491F" w:rsidP="00D5491F">
            <w:r>
              <w:rPr>
                <w:rFonts w:hint="eastAsia"/>
              </w:rPr>
              <w:t>单笔最小合同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5B223E98" w14:textId="1BA68F31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合同</w:t>
            </w:r>
            <w:r w:rsidR="0019785C">
              <w:rPr>
                <w:rFonts w:hint="eastAsia"/>
              </w:rPr>
              <w:t>期数</w:t>
            </w:r>
            <w:r>
              <w:rPr>
                <w:noProof/>
              </w:rPr>
              <w:t>)</w:t>
            </w:r>
          </w:p>
        </w:tc>
      </w:tr>
      <w:tr w:rsidR="00D5491F" w14:paraId="40BA1519" w14:textId="77777777" w:rsidTr="00D5491F">
        <w:tc>
          <w:tcPr>
            <w:tcW w:w="1980" w:type="dxa"/>
          </w:tcPr>
          <w:p w14:paraId="5FE92796" w14:textId="4A9F985A" w:rsidR="00D5491F" w:rsidRDefault="00D5491F" w:rsidP="00D5491F">
            <w:r>
              <w:rPr>
                <w:rFonts w:hint="eastAsia"/>
              </w:rPr>
              <w:t>平均合同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0EA08FD2" w14:textId="3053000E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(∑合同</w:t>
            </w:r>
            <w:r w:rsidR="0019785C">
              <w:rPr>
                <w:rFonts w:hint="eastAsia"/>
                <w:noProof/>
              </w:rPr>
              <w:t>期数</w:t>
            </w:r>
            <w:r>
              <w:rPr>
                <w:rFonts w:hint="eastAsia"/>
                <w:noProof/>
              </w:rPr>
              <w:t>)/资产数量</w:t>
            </w:r>
          </w:p>
        </w:tc>
      </w:tr>
      <w:tr w:rsidR="00D5491F" w14:paraId="46386E1E" w14:textId="77777777" w:rsidTr="00D5491F">
        <w:tc>
          <w:tcPr>
            <w:tcW w:w="1980" w:type="dxa"/>
          </w:tcPr>
          <w:p w14:paraId="4CDEE5FC" w14:textId="5B235467" w:rsidR="00D5491F" w:rsidRDefault="00D5491F" w:rsidP="00D5491F">
            <w:r>
              <w:rPr>
                <w:rFonts w:hint="eastAsia"/>
              </w:rPr>
              <w:t>加权平均合同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1E29D761" w14:textId="56FF63FA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AB6509" wp14:editId="034E6221">
                  <wp:extent cx="3781425" cy="289548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384" cy="29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91F" w14:paraId="0DE9246B" w14:textId="77777777" w:rsidTr="00D5491F">
        <w:tc>
          <w:tcPr>
            <w:tcW w:w="1980" w:type="dxa"/>
          </w:tcPr>
          <w:p w14:paraId="5A8E68EF" w14:textId="7B0A7F92" w:rsidR="00D5491F" w:rsidRDefault="00D5491F" w:rsidP="00D5491F">
            <w:r>
              <w:rPr>
                <w:rFonts w:hint="eastAsia"/>
              </w:rPr>
              <w:lastRenderedPageBreak/>
              <w:t>剩余</w:t>
            </w:r>
            <w:r w:rsidR="0019785C">
              <w:rPr>
                <w:rFonts w:hint="eastAsia"/>
              </w:rPr>
              <w:t>期数</w:t>
            </w:r>
            <w:r>
              <w:rPr>
                <w:rFonts w:hint="eastAsia"/>
              </w:rPr>
              <w:t>的计算公式</w:t>
            </w:r>
          </w:p>
        </w:tc>
        <w:tc>
          <w:tcPr>
            <w:tcW w:w="6316" w:type="dxa"/>
          </w:tcPr>
          <w:p w14:paraId="245C8F10" w14:textId="7AC4A8BA" w:rsidR="00D5491F" w:rsidRDefault="0019785C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未还款清的总期数</w:t>
            </w:r>
          </w:p>
        </w:tc>
      </w:tr>
      <w:tr w:rsidR="00D5491F" w14:paraId="5B1DEDD3" w14:textId="77777777" w:rsidTr="00D5491F">
        <w:tc>
          <w:tcPr>
            <w:tcW w:w="1980" w:type="dxa"/>
          </w:tcPr>
          <w:p w14:paraId="4DD7FA13" w14:textId="6E2D9F58" w:rsidR="00D5491F" w:rsidRDefault="00D5491F" w:rsidP="00D5491F">
            <w:r>
              <w:rPr>
                <w:rFonts w:hint="eastAsia"/>
              </w:rPr>
              <w:t>单笔最大剩余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71A17BF9" w14:textId="26AC9F03" w:rsidR="00D5491F" w:rsidRP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剩余</w:t>
            </w:r>
            <w:r w:rsidR="0019785C">
              <w:rPr>
                <w:rFonts w:hint="eastAsia"/>
              </w:rPr>
              <w:t>期数</w:t>
            </w:r>
            <w:r>
              <w:rPr>
                <w:noProof/>
              </w:rPr>
              <w:t>)</w:t>
            </w:r>
          </w:p>
        </w:tc>
      </w:tr>
      <w:tr w:rsidR="00D5491F" w14:paraId="2D4D49BA" w14:textId="77777777" w:rsidTr="00D5491F">
        <w:tc>
          <w:tcPr>
            <w:tcW w:w="1980" w:type="dxa"/>
          </w:tcPr>
          <w:p w14:paraId="254E641A" w14:textId="57B794F4" w:rsidR="00D5491F" w:rsidRDefault="00D5491F" w:rsidP="00D5491F">
            <w:r>
              <w:rPr>
                <w:rFonts w:hint="eastAsia"/>
              </w:rPr>
              <w:t>单笔最小剩余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4B62EDE5" w14:textId="24306220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剩余</w:t>
            </w:r>
            <w:r w:rsidR="0019785C">
              <w:rPr>
                <w:rFonts w:hint="eastAsia"/>
              </w:rPr>
              <w:t>期数</w:t>
            </w:r>
            <w:r>
              <w:rPr>
                <w:noProof/>
              </w:rPr>
              <w:t>)</w:t>
            </w:r>
          </w:p>
        </w:tc>
      </w:tr>
      <w:tr w:rsidR="00D5491F" w14:paraId="0161E864" w14:textId="77777777" w:rsidTr="00D5491F">
        <w:tc>
          <w:tcPr>
            <w:tcW w:w="1980" w:type="dxa"/>
          </w:tcPr>
          <w:p w14:paraId="4FA5AD4D" w14:textId="4E00B98D" w:rsidR="00D5491F" w:rsidRDefault="00D5491F" w:rsidP="00D5491F">
            <w:r>
              <w:rPr>
                <w:rFonts w:hint="eastAsia"/>
              </w:rPr>
              <w:t>平均剩余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21F64FD8" w14:textId="4FBE6842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(∑剩余</w:t>
            </w:r>
            <w:r w:rsidR="0019785C">
              <w:rPr>
                <w:rFonts w:hint="eastAsia"/>
                <w:noProof/>
              </w:rPr>
              <w:t>期数</w:t>
            </w:r>
            <w:r>
              <w:rPr>
                <w:rFonts w:hint="eastAsia"/>
                <w:noProof/>
              </w:rPr>
              <w:t>)/资产数量</w:t>
            </w:r>
          </w:p>
        </w:tc>
      </w:tr>
      <w:tr w:rsidR="00D5491F" w14:paraId="0A961F54" w14:textId="77777777" w:rsidTr="00D5491F">
        <w:tc>
          <w:tcPr>
            <w:tcW w:w="1980" w:type="dxa"/>
          </w:tcPr>
          <w:p w14:paraId="24271E03" w14:textId="1D67CAB3" w:rsidR="00D5491F" w:rsidRDefault="00D5491F" w:rsidP="00D5491F">
            <w:r>
              <w:rPr>
                <w:rFonts w:hint="eastAsia"/>
              </w:rPr>
              <w:t>加权平均剩余</w:t>
            </w:r>
            <w:r w:rsidR="0019785C">
              <w:rPr>
                <w:rFonts w:hint="eastAsia"/>
              </w:rPr>
              <w:t>期数</w:t>
            </w:r>
          </w:p>
        </w:tc>
        <w:tc>
          <w:tcPr>
            <w:tcW w:w="6316" w:type="dxa"/>
          </w:tcPr>
          <w:p w14:paraId="0BB71B11" w14:textId="71E61F19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440968" wp14:editId="688C2432">
                  <wp:extent cx="3305175" cy="223635"/>
                  <wp:effectExtent l="0" t="0" r="0" b="508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2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91F" w14:paraId="0C3407E6" w14:textId="77777777" w:rsidTr="00D5491F">
        <w:tc>
          <w:tcPr>
            <w:tcW w:w="1980" w:type="dxa"/>
          </w:tcPr>
          <w:p w14:paraId="2951B607" w14:textId="4A3691B1" w:rsidR="00D5491F" w:rsidRDefault="0019785C" w:rsidP="00D5491F">
            <w:r>
              <w:rPr>
                <w:rFonts w:hint="eastAsia"/>
              </w:rPr>
              <w:t>已还期数</w:t>
            </w:r>
            <w:r w:rsidR="00D5491F">
              <w:rPr>
                <w:rFonts w:hint="eastAsia"/>
              </w:rPr>
              <w:t>的计算公式</w:t>
            </w:r>
          </w:p>
        </w:tc>
        <w:tc>
          <w:tcPr>
            <w:tcW w:w="6316" w:type="dxa"/>
          </w:tcPr>
          <w:p w14:paraId="3EC0F998" w14:textId="7AA874E8" w:rsidR="00D5491F" w:rsidRDefault="0019785C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已还清的总期数</w:t>
            </w:r>
          </w:p>
        </w:tc>
      </w:tr>
      <w:tr w:rsidR="00D5491F" w14:paraId="731B2084" w14:textId="77777777" w:rsidTr="00D5491F">
        <w:tc>
          <w:tcPr>
            <w:tcW w:w="1980" w:type="dxa"/>
          </w:tcPr>
          <w:p w14:paraId="57D6C504" w14:textId="1028715D" w:rsidR="00D5491F" w:rsidRDefault="00D5491F" w:rsidP="00D5491F">
            <w:r>
              <w:rPr>
                <w:rFonts w:hint="eastAsia"/>
              </w:rPr>
              <w:t>单笔最大</w:t>
            </w:r>
            <w:r w:rsidR="0019785C">
              <w:rPr>
                <w:rFonts w:hint="eastAsia"/>
              </w:rPr>
              <w:t>已还期数</w:t>
            </w:r>
          </w:p>
        </w:tc>
        <w:tc>
          <w:tcPr>
            <w:tcW w:w="6316" w:type="dxa"/>
          </w:tcPr>
          <w:p w14:paraId="65511839" w14:textId="40AB3CF4" w:rsidR="00D5491F" w:rsidRP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 w:rsidR="0019785C">
              <w:rPr>
                <w:rFonts w:hint="eastAsia"/>
              </w:rPr>
              <w:t>已还期数</w:t>
            </w:r>
            <w:r>
              <w:rPr>
                <w:noProof/>
              </w:rPr>
              <w:t>)</w:t>
            </w:r>
          </w:p>
        </w:tc>
      </w:tr>
      <w:tr w:rsidR="00D5491F" w14:paraId="343EA017" w14:textId="77777777" w:rsidTr="00D5491F">
        <w:tc>
          <w:tcPr>
            <w:tcW w:w="1980" w:type="dxa"/>
          </w:tcPr>
          <w:p w14:paraId="3852C6C0" w14:textId="47E8DA38" w:rsidR="00D5491F" w:rsidRDefault="00D5491F" w:rsidP="00D5491F">
            <w:r>
              <w:rPr>
                <w:rFonts w:hint="eastAsia"/>
              </w:rPr>
              <w:t>单笔最小</w:t>
            </w:r>
            <w:r w:rsidR="0019785C">
              <w:rPr>
                <w:rFonts w:hint="eastAsia"/>
              </w:rPr>
              <w:t>已还期数</w:t>
            </w:r>
          </w:p>
        </w:tc>
        <w:tc>
          <w:tcPr>
            <w:tcW w:w="6316" w:type="dxa"/>
          </w:tcPr>
          <w:p w14:paraId="5A9F81AD" w14:textId="1B2F6A7E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 w:rsidR="0019785C">
              <w:rPr>
                <w:rFonts w:hint="eastAsia"/>
              </w:rPr>
              <w:t>已还期数</w:t>
            </w:r>
            <w:r>
              <w:rPr>
                <w:noProof/>
              </w:rPr>
              <w:t>)</w:t>
            </w:r>
          </w:p>
        </w:tc>
      </w:tr>
      <w:tr w:rsidR="00D5491F" w14:paraId="6CA67E88" w14:textId="77777777" w:rsidTr="00D5491F">
        <w:tc>
          <w:tcPr>
            <w:tcW w:w="1980" w:type="dxa"/>
          </w:tcPr>
          <w:p w14:paraId="1A023370" w14:textId="192915E2" w:rsidR="00D5491F" w:rsidRDefault="00D5491F" w:rsidP="00D5491F">
            <w:r>
              <w:rPr>
                <w:rFonts w:hint="eastAsia"/>
              </w:rPr>
              <w:t>平均</w:t>
            </w:r>
            <w:r w:rsidR="0019785C">
              <w:rPr>
                <w:rFonts w:hint="eastAsia"/>
              </w:rPr>
              <w:t>已还期数</w:t>
            </w:r>
          </w:p>
        </w:tc>
        <w:tc>
          <w:tcPr>
            <w:tcW w:w="6316" w:type="dxa"/>
          </w:tcPr>
          <w:p w14:paraId="617BFD04" w14:textId="29A03809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(∑</w:t>
            </w:r>
            <w:r w:rsidR="0019785C">
              <w:rPr>
                <w:rFonts w:hint="eastAsia"/>
                <w:noProof/>
              </w:rPr>
              <w:t>已还期数</w:t>
            </w:r>
            <w:r>
              <w:rPr>
                <w:rFonts w:hint="eastAsia"/>
                <w:noProof/>
              </w:rPr>
              <w:t>)/资产数量</w:t>
            </w:r>
          </w:p>
        </w:tc>
      </w:tr>
      <w:tr w:rsidR="00D5491F" w14:paraId="09F2D954" w14:textId="77777777" w:rsidTr="00D5491F">
        <w:tc>
          <w:tcPr>
            <w:tcW w:w="1980" w:type="dxa"/>
          </w:tcPr>
          <w:p w14:paraId="26FA3AE3" w14:textId="4AAA85F2" w:rsidR="00D5491F" w:rsidRDefault="00D5491F" w:rsidP="00D5491F">
            <w:r>
              <w:rPr>
                <w:rFonts w:hint="eastAsia"/>
              </w:rPr>
              <w:t>加权平均</w:t>
            </w:r>
            <w:r w:rsidR="0019785C">
              <w:rPr>
                <w:rFonts w:hint="eastAsia"/>
              </w:rPr>
              <w:t>已还期数</w:t>
            </w:r>
          </w:p>
        </w:tc>
        <w:tc>
          <w:tcPr>
            <w:tcW w:w="6316" w:type="dxa"/>
          </w:tcPr>
          <w:p w14:paraId="68B1D986" w14:textId="499AFEB1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9AC95" wp14:editId="0F2010C8">
                  <wp:extent cx="3271837" cy="312373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24" cy="31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91F" w14:paraId="1657378C" w14:textId="77777777" w:rsidTr="00746D74">
        <w:tc>
          <w:tcPr>
            <w:tcW w:w="8296" w:type="dxa"/>
            <w:gridSpan w:val="2"/>
          </w:tcPr>
          <w:p w14:paraId="63A6F022" w14:textId="7EFD817E" w:rsidR="00D5491F" w:rsidRPr="00D5491F" w:rsidRDefault="00D5491F" w:rsidP="00D5491F">
            <w:pPr>
              <w:rPr>
                <w:b/>
                <w:noProof/>
              </w:rPr>
            </w:pPr>
            <w:r w:rsidRPr="00D5491F">
              <w:rPr>
                <w:rFonts w:hint="eastAsia"/>
                <w:b/>
              </w:rPr>
              <w:t>利率特征</w:t>
            </w:r>
          </w:p>
        </w:tc>
      </w:tr>
      <w:tr w:rsidR="00D5491F" w14:paraId="514BF4A6" w14:textId="77777777" w:rsidTr="00D5491F">
        <w:tc>
          <w:tcPr>
            <w:tcW w:w="1980" w:type="dxa"/>
          </w:tcPr>
          <w:p w14:paraId="7EEF7858" w14:textId="5E5E5FEF" w:rsidR="00D5491F" w:rsidRDefault="00D5491F" w:rsidP="00D5491F">
            <w:r>
              <w:rPr>
                <w:rFonts w:hint="eastAsia"/>
              </w:rPr>
              <w:t>年利率的计算公式</w:t>
            </w:r>
          </w:p>
        </w:tc>
        <w:tc>
          <w:tcPr>
            <w:tcW w:w="6316" w:type="dxa"/>
          </w:tcPr>
          <w:p w14:paraId="43E8B3F1" w14:textId="4FB46218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统一为年利率计算，不考虑手续费</w:t>
            </w:r>
          </w:p>
        </w:tc>
      </w:tr>
      <w:tr w:rsidR="00D5491F" w14:paraId="73604E08" w14:textId="77777777" w:rsidTr="00D5491F">
        <w:tc>
          <w:tcPr>
            <w:tcW w:w="1980" w:type="dxa"/>
          </w:tcPr>
          <w:p w14:paraId="4590B148" w14:textId="7085C77A" w:rsidR="00D5491F" w:rsidRDefault="00D5491F" w:rsidP="00D5491F">
            <w:r>
              <w:rPr>
                <w:rFonts w:hint="eastAsia"/>
              </w:rPr>
              <w:t>单笔最大年利率</w:t>
            </w:r>
          </w:p>
        </w:tc>
        <w:tc>
          <w:tcPr>
            <w:tcW w:w="6316" w:type="dxa"/>
          </w:tcPr>
          <w:p w14:paraId="5AEDE468" w14:textId="2D25AFD4" w:rsidR="00D5491F" w:rsidRP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年利率</w:t>
            </w:r>
            <w:r>
              <w:rPr>
                <w:noProof/>
              </w:rPr>
              <w:t>)</w:t>
            </w:r>
          </w:p>
        </w:tc>
      </w:tr>
      <w:tr w:rsidR="00D5491F" w14:paraId="561CF1AA" w14:textId="77777777" w:rsidTr="00D5491F">
        <w:tc>
          <w:tcPr>
            <w:tcW w:w="1980" w:type="dxa"/>
          </w:tcPr>
          <w:p w14:paraId="0707F768" w14:textId="6E27E12B" w:rsidR="00D5491F" w:rsidRDefault="00D5491F" w:rsidP="00D5491F">
            <w:r>
              <w:rPr>
                <w:rFonts w:hint="eastAsia"/>
              </w:rPr>
              <w:t>单笔最小年利率</w:t>
            </w:r>
          </w:p>
        </w:tc>
        <w:tc>
          <w:tcPr>
            <w:tcW w:w="6316" w:type="dxa"/>
          </w:tcPr>
          <w:p w14:paraId="57AAFF9C" w14:textId="21C84278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年利率</w:t>
            </w:r>
            <w:r>
              <w:rPr>
                <w:noProof/>
              </w:rPr>
              <w:t>)</w:t>
            </w:r>
          </w:p>
        </w:tc>
      </w:tr>
      <w:tr w:rsidR="00D5491F" w14:paraId="71EECAAB" w14:textId="77777777" w:rsidTr="00D5491F">
        <w:tc>
          <w:tcPr>
            <w:tcW w:w="1980" w:type="dxa"/>
          </w:tcPr>
          <w:p w14:paraId="2E4268FD" w14:textId="204487CA" w:rsidR="00D5491F" w:rsidRDefault="00D5491F" w:rsidP="00D5491F">
            <w:r>
              <w:rPr>
                <w:rFonts w:hint="eastAsia"/>
              </w:rPr>
              <w:t>平均年利率</w:t>
            </w:r>
          </w:p>
        </w:tc>
        <w:tc>
          <w:tcPr>
            <w:tcW w:w="6316" w:type="dxa"/>
          </w:tcPr>
          <w:p w14:paraId="44C26D7A" w14:textId="05B60B30" w:rsidR="00D5491F" w:rsidRDefault="00D5491F" w:rsidP="00D5491F">
            <w:pPr>
              <w:rPr>
                <w:noProof/>
              </w:rPr>
            </w:pPr>
            <w:r>
              <w:rPr>
                <w:rFonts w:hint="eastAsia"/>
                <w:noProof/>
              </w:rPr>
              <w:t>(∑年利率)/资产数量</w:t>
            </w:r>
          </w:p>
        </w:tc>
      </w:tr>
      <w:tr w:rsidR="00D5491F" w14:paraId="047B1C22" w14:textId="77777777" w:rsidTr="00D5491F">
        <w:tc>
          <w:tcPr>
            <w:tcW w:w="1980" w:type="dxa"/>
          </w:tcPr>
          <w:p w14:paraId="43F229B0" w14:textId="7A24A102" w:rsidR="00D5491F" w:rsidRDefault="00D5491F" w:rsidP="00D5491F">
            <w:r>
              <w:rPr>
                <w:rFonts w:hint="eastAsia"/>
              </w:rPr>
              <w:t>加权平均年利率</w:t>
            </w:r>
          </w:p>
        </w:tc>
        <w:tc>
          <w:tcPr>
            <w:tcW w:w="6316" w:type="dxa"/>
          </w:tcPr>
          <w:p w14:paraId="3C3626CB" w14:textId="4FD5D3FC" w:rsidR="00D5491F" w:rsidRDefault="00D5491F" w:rsidP="00D549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25A1D" wp14:editId="7BB7F621">
                  <wp:extent cx="3481388" cy="264059"/>
                  <wp:effectExtent l="0" t="0" r="0" b="317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60" cy="26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070" w14:paraId="5BB3E355" w14:textId="77777777" w:rsidTr="00746D74">
        <w:tc>
          <w:tcPr>
            <w:tcW w:w="8296" w:type="dxa"/>
            <w:gridSpan w:val="2"/>
          </w:tcPr>
          <w:p w14:paraId="5966E6DF" w14:textId="71C17645" w:rsidR="00753070" w:rsidRPr="00753070" w:rsidRDefault="00753070" w:rsidP="00D5491F">
            <w:pPr>
              <w:rPr>
                <w:b/>
                <w:noProof/>
              </w:rPr>
            </w:pPr>
            <w:r w:rsidRPr="00753070">
              <w:rPr>
                <w:rFonts w:hint="eastAsia"/>
                <w:b/>
                <w:noProof/>
              </w:rPr>
              <w:t>借款人特征</w:t>
            </w:r>
          </w:p>
        </w:tc>
      </w:tr>
      <w:tr w:rsidR="00753070" w14:paraId="33BBC051" w14:textId="77777777" w:rsidTr="00D5491F">
        <w:tc>
          <w:tcPr>
            <w:tcW w:w="1980" w:type="dxa"/>
          </w:tcPr>
          <w:p w14:paraId="74AD9677" w14:textId="3723DD0C" w:rsidR="00753070" w:rsidRPr="00753070" w:rsidRDefault="00753070" w:rsidP="00753070">
            <w:r>
              <w:rPr>
                <w:rFonts w:hint="eastAsia"/>
              </w:rPr>
              <w:t>年龄的计算公式</w:t>
            </w:r>
          </w:p>
        </w:tc>
        <w:tc>
          <w:tcPr>
            <w:tcW w:w="6316" w:type="dxa"/>
          </w:tcPr>
          <w:p w14:paraId="5D87B008" w14:textId="77777777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借款人在贷款发放日的年龄</w:t>
            </w:r>
          </w:p>
          <w:p w14:paraId="42723DDB" w14:textId="2D65F3E2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贷款发放日-出生年月日 年数的向下取整</w:t>
            </w:r>
          </w:p>
        </w:tc>
      </w:tr>
      <w:tr w:rsidR="00753070" w14:paraId="171ADCE1" w14:textId="77777777" w:rsidTr="00D5491F">
        <w:tc>
          <w:tcPr>
            <w:tcW w:w="1980" w:type="dxa"/>
          </w:tcPr>
          <w:p w14:paraId="2B4FAF3C" w14:textId="3DC87026" w:rsidR="00753070" w:rsidRDefault="00753070" w:rsidP="00753070">
            <w:r>
              <w:rPr>
                <w:rFonts w:hint="eastAsia"/>
              </w:rPr>
              <w:t>单笔最大年龄</w:t>
            </w:r>
          </w:p>
        </w:tc>
        <w:tc>
          <w:tcPr>
            <w:tcW w:w="6316" w:type="dxa"/>
          </w:tcPr>
          <w:p w14:paraId="2B026CF6" w14:textId="3F3AB31D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年龄</w:t>
            </w:r>
            <w:r>
              <w:rPr>
                <w:noProof/>
              </w:rPr>
              <w:t>)</w:t>
            </w:r>
          </w:p>
        </w:tc>
      </w:tr>
      <w:tr w:rsidR="00753070" w14:paraId="3FA7C248" w14:textId="77777777" w:rsidTr="00D5491F">
        <w:tc>
          <w:tcPr>
            <w:tcW w:w="1980" w:type="dxa"/>
          </w:tcPr>
          <w:p w14:paraId="762F70C9" w14:textId="049F7996" w:rsidR="00753070" w:rsidRDefault="00753070" w:rsidP="00753070">
            <w:r>
              <w:rPr>
                <w:rFonts w:hint="eastAsia"/>
              </w:rPr>
              <w:t>单笔最小年龄</w:t>
            </w:r>
          </w:p>
        </w:tc>
        <w:tc>
          <w:tcPr>
            <w:tcW w:w="6316" w:type="dxa"/>
          </w:tcPr>
          <w:p w14:paraId="1506C45C" w14:textId="55F88155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年龄</w:t>
            </w:r>
            <w:r>
              <w:rPr>
                <w:noProof/>
              </w:rPr>
              <w:t>)</w:t>
            </w:r>
          </w:p>
        </w:tc>
      </w:tr>
      <w:tr w:rsidR="00753070" w14:paraId="217D606F" w14:textId="77777777" w:rsidTr="00D5491F">
        <w:tc>
          <w:tcPr>
            <w:tcW w:w="1980" w:type="dxa"/>
          </w:tcPr>
          <w:p w14:paraId="3084443B" w14:textId="76292A7A" w:rsidR="00753070" w:rsidRDefault="00753070" w:rsidP="00753070">
            <w:r>
              <w:rPr>
                <w:rFonts w:hint="eastAsia"/>
              </w:rPr>
              <w:t>平均年龄</w:t>
            </w:r>
          </w:p>
        </w:tc>
        <w:tc>
          <w:tcPr>
            <w:tcW w:w="6316" w:type="dxa"/>
          </w:tcPr>
          <w:p w14:paraId="5D3A528A" w14:textId="1B3FBFE5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(∑年龄)/资产数量</w:t>
            </w:r>
          </w:p>
        </w:tc>
      </w:tr>
      <w:tr w:rsidR="00753070" w14:paraId="39D7FBF0" w14:textId="77777777" w:rsidTr="00D5491F">
        <w:tc>
          <w:tcPr>
            <w:tcW w:w="1980" w:type="dxa"/>
          </w:tcPr>
          <w:p w14:paraId="6BEA2577" w14:textId="6C58B77D" w:rsidR="00753070" w:rsidRDefault="00753070" w:rsidP="00753070">
            <w:r>
              <w:rPr>
                <w:rFonts w:hint="eastAsia"/>
              </w:rPr>
              <w:t>加权平均年龄</w:t>
            </w:r>
          </w:p>
        </w:tc>
        <w:tc>
          <w:tcPr>
            <w:tcW w:w="6316" w:type="dxa"/>
          </w:tcPr>
          <w:p w14:paraId="10AC3773" w14:textId="4F01B4B0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7D9C22" wp14:editId="4663A939">
                  <wp:extent cx="3416300" cy="36203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274" cy="3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070" w14:paraId="22E84EB2" w14:textId="77777777" w:rsidTr="00D5491F">
        <w:tc>
          <w:tcPr>
            <w:tcW w:w="1980" w:type="dxa"/>
          </w:tcPr>
          <w:p w14:paraId="6FAF53BC" w14:textId="346B87C1" w:rsidR="00753070" w:rsidRDefault="00753070" w:rsidP="00753070">
            <w:r>
              <w:rPr>
                <w:rFonts w:hint="eastAsia"/>
              </w:rPr>
              <w:t>年收入的计算公式</w:t>
            </w:r>
          </w:p>
        </w:tc>
        <w:tc>
          <w:tcPr>
            <w:tcW w:w="6316" w:type="dxa"/>
          </w:tcPr>
          <w:p w14:paraId="342C4F3B" w14:textId="530DA454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年收入为在申请时填写的年收入</w:t>
            </w:r>
          </w:p>
        </w:tc>
      </w:tr>
      <w:tr w:rsidR="00753070" w14:paraId="2FB449E7" w14:textId="77777777" w:rsidTr="00D5491F">
        <w:tc>
          <w:tcPr>
            <w:tcW w:w="1980" w:type="dxa"/>
          </w:tcPr>
          <w:p w14:paraId="178E23ED" w14:textId="1E50E9F4" w:rsidR="00753070" w:rsidRDefault="00753070" w:rsidP="00753070">
            <w:r>
              <w:rPr>
                <w:rFonts w:hint="eastAsia"/>
              </w:rPr>
              <w:t>单笔最大年收入</w:t>
            </w:r>
          </w:p>
        </w:tc>
        <w:tc>
          <w:tcPr>
            <w:tcW w:w="6316" w:type="dxa"/>
          </w:tcPr>
          <w:p w14:paraId="4304F192" w14:textId="30F083A7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>
              <w:rPr>
                <w:rFonts w:hint="eastAsia"/>
              </w:rPr>
              <w:t>年收入</w:t>
            </w:r>
            <w:r>
              <w:rPr>
                <w:noProof/>
              </w:rPr>
              <w:t>)</w:t>
            </w:r>
          </w:p>
        </w:tc>
      </w:tr>
      <w:tr w:rsidR="00753070" w14:paraId="4A0FBEC9" w14:textId="77777777" w:rsidTr="00D5491F">
        <w:tc>
          <w:tcPr>
            <w:tcW w:w="1980" w:type="dxa"/>
          </w:tcPr>
          <w:p w14:paraId="0AC2CAC8" w14:textId="4EF32774" w:rsidR="00753070" w:rsidRDefault="00753070" w:rsidP="00753070">
            <w:r>
              <w:rPr>
                <w:rFonts w:hint="eastAsia"/>
              </w:rPr>
              <w:t>单笔最小年收入</w:t>
            </w:r>
          </w:p>
        </w:tc>
        <w:tc>
          <w:tcPr>
            <w:tcW w:w="6316" w:type="dxa"/>
          </w:tcPr>
          <w:p w14:paraId="6DEA2163" w14:textId="0CC9AFAB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>
              <w:rPr>
                <w:rFonts w:hint="eastAsia"/>
              </w:rPr>
              <w:t>年收入</w:t>
            </w:r>
            <w:r>
              <w:rPr>
                <w:noProof/>
              </w:rPr>
              <w:t>)</w:t>
            </w:r>
          </w:p>
        </w:tc>
      </w:tr>
      <w:tr w:rsidR="00753070" w14:paraId="0256A9E1" w14:textId="77777777" w:rsidTr="00D5491F">
        <w:tc>
          <w:tcPr>
            <w:tcW w:w="1980" w:type="dxa"/>
          </w:tcPr>
          <w:p w14:paraId="1949C8A2" w14:textId="2A1D4B30" w:rsidR="00753070" w:rsidRDefault="00753070" w:rsidP="00753070">
            <w:r>
              <w:rPr>
                <w:rFonts w:hint="eastAsia"/>
              </w:rPr>
              <w:t>平均年收入</w:t>
            </w:r>
          </w:p>
        </w:tc>
        <w:tc>
          <w:tcPr>
            <w:tcW w:w="6316" w:type="dxa"/>
          </w:tcPr>
          <w:p w14:paraId="3EA2B06A" w14:textId="0D2D47D6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(∑年收入)/资产数量</w:t>
            </w:r>
          </w:p>
        </w:tc>
      </w:tr>
      <w:tr w:rsidR="00753070" w14:paraId="7D98C386" w14:textId="77777777" w:rsidTr="00D5491F">
        <w:tc>
          <w:tcPr>
            <w:tcW w:w="1980" w:type="dxa"/>
          </w:tcPr>
          <w:p w14:paraId="54EB3BEB" w14:textId="5F7FFB27" w:rsidR="00753070" w:rsidRDefault="00753070" w:rsidP="00753070">
            <w:r>
              <w:rPr>
                <w:rFonts w:hint="eastAsia"/>
              </w:rPr>
              <w:t>加权平均年收入</w:t>
            </w:r>
          </w:p>
        </w:tc>
        <w:tc>
          <w:tcPr>
            <w:tcW w:w="6316" w:type="dxa"/>
          </w:tcPr>
          <w:p w14:paraId="5F669616" w14:textId="3DE5C240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9E578" wp14:editId="570E9019">
                  <wp:extent cx="3536950" cy="360679"/>
                  <wp:effectExtent l="0" t="0" r="0" b="190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098" cy="36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070" w14:paraId="07EF6E73" w14:textId="77777777" w:rsidTr="00D5491F">
        <w:tc>
          <w:tcPr>
            <w:tcW w:w="1980" w:type="dxa"/>
          </w:tcPr>
          <w:p w14:paraId="4E4F6085" w14:textId="1160A6A5" w:rsidR="00753070" w:rsidRDefault="005B7851" w:rsidP="00753070">
            <w:r>
              <w:rPr>
                <w:rFonts w:hint="eastAsia"/>
              </w:rPr>
              <w:t>债务比</w:t>
            </w:r>
            <w:r w:rsidR="00753070">
              <w:rPr>
                <w:rFonts w:hint="eastAsia"/>
              </w:rPr>
              <w:t>的计算公式</w:t>
            </w:r>
          </w:p>
        </w:tc>
        <w:tc>
          <w:tcPr>
            <w:tcW w:w="6316" w:type="dxa"/>
          </w:tcPr>
          <w:p w14:paraId="56369B44" w14:textId="1CF56123" w:rsidR="00753070" w:rsidRPr="00753070" w:rsidRDefault="00753070" w:rsidP="005B7851">
            <w:pPr>
              <w:rPr>
                <w:b/>
                <w:noProof/>
              </w:rPr>
            </w:pPr>
            <w:r w:rsidRPr="00753070">
              <w:rPr>
                <w:rFonts w:hint="eastAsia"/>
                <w:noProof/>
              </w:rPr>
              <w:t>每笔资产借款人在申请</w:t>
            </w:r>
            <w:r>
              <w:rPr>
                <w:rFonts w:hint="eastAsia"/>
                <w:noProof/>
              </w:rPr>
              <w:t>贷款</w:t>
            </w:r>
            <w:r w:rsidRPr="00753070">
              <w:rPr>
                <w:rFonts w:hint="eastAsia"/>
                <w:noProof/>
              </w:rPr>
              <w:t>时填写的</w:t>
            </w:r>
            <w:r w:rsidR="005B7851">
              <w:rPr>
                <w:rFonts w:hint="eastAsia"/>
                <w:noProof/>
              </w:rPr>
              <w:t>年收入</w:t>
            </w:r>
            <w:r w:rsidRPr="00753070">
              <w:rPr>
                <w:noProof/>
              </w:rPr>
              <w:t>/</w:t>
            </w:r>
            <w:r w:rsidR="005B7851">
              <w:rPr>
                <w:rFonts w:hint="eastAsia"/>
                <w:noProof/>
              </w:rPr>
              <w:t>选择日期的</w:t>
            </w:r>
            <w:r w:rsidRPr="00753070">
              <w:rPr>
                <w:noProof/>
              </w:rPr>
              <w:t>资产未偿本金余额。</w:t>
            </w:r>
          </w:p>
        </w:tc>
      </w:tr>
      <w:tr w:rsidR="00753070" w14:paraId="454AF94B" w14:textId="77777777" w:rsidTr="00D5491F">
        <w:tc>
          <w:tcPr>
            <w:tcW w:w="1980" w:type="dxa"/>
          </w:tcPr>
          <w:p w14:paraId="2AE5B7B8" w14:textId="3DB4DEB3" w:rsidR="00753070" w:rsidRDefault="00753070" w:rsidP="00753070">
            <w:r>
              <w:rPr>
                <w:rFonts w:hint="eastAsia"/>
              </w:rPr>
              <w:t>单笔最大</w:t>
            </w:r>
            <w:r w:rsidR="005B7851">
              <w:rPr>
                <w:rFonts w:hint="eastAsia"/>
              </w:rPr>
              <w:t>债务比</w:t>
            </w:r>
          </w:p>
        </w:tc>
        <w:tc>
          <w:tcPr>
            <w:tcW w:w="6316" w:type="dxa"/>
          </w:tcPr>
          <w:p w14:paraId="49C5D360" w14:textId="78D9E263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Max(</w:t>
            </w:r>
            <w:r>
              <w:rPr>
                <w:rFonts w:hint="eastAsia"/>
                <w:noProof/>
              </w:rPr>
              <w:t>资产中最大的</w:t>
            </w:r>
            <w:r w:rsidR="005B7851">
              <w:rPr>
                <w:rFonts w:hint="eastAsia"/>
              </w:rPr>
              <w:t>债务比</w:t>
            </w:r>
            <w:r>
              <w:rPr>
                <w:noProof/>
              </w:rPr>
              <w:t>)</w:t>
            </w:r>
          </w:p>
        </w:tc>
      </w:tr>
      <w:tr w:rsidR="00753070" w14:paraId="417CDE46" w14:textId="77777777" w:rsidTr="00D5491F">
        <w:tc>
          <w:tcPr>
            <w:tcW w:w="1980" w:type="dxa"/>
          </w:tcPr>
          <w:p w14:paraId="33586E7B" w14:textId="713146C4" w:rsidR="00753070" w:rsidRDefault="00753070" w:rsidP="00753070">
            <w:r>
              <w:rPr>
                <w:rFonts w:hint="eastAsia"/>
              </w:rPr>
              <w:t>单笔最小</w:t>
            </w:r>
            <w:r w:rsidR="005B7851">
              <w:rPr>
                <w:rFonts w:hint="eastAsia"/>
              </w:rPr>
              <w:t>债务比</w:t>
            </w:r>
          </w:p>
        </w:tc>
        <w:tc>
          <w:tcPr>
            <w:tcW w:w="6316" w:type="dxa"/>
          </w:tcPr>
          <w:p w14:paraId="62932199" w14:textId="39D9EFEB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in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资产中最小的</w:t>
            </w:r>
            <w:r w:rsidR="005B7851">
              <w:rPr>
                <w:rFonts w:hint="eastAsia"/>
              </w:rPr>
              <w:t>债务比</w:t>
            </w:r>
            <w:r>
              <w:rPr>
                <w:noProof/>
              </w:rPr>
              <w:t>)</w:t>
            </w:r>
          </w:p>
        </w:tc>
      </w:tr>
      <w:tr w:rsidR="00753070" w14:paraId="4DB82B68" w14:textId="77777777" w:rsidTr="00D5491F">
        <w:tc>
          <w:tcPr>
            <w:tcW w:w="1980" w:type="dxa"/>
          </w:tcPr>
          <w:p w14:paraId="79E21BA4" w14:textId="3D3F8437" w:rsidR="00753070" w:rsidRDefault="00753070" w:rsidP="00753070">
            <w:r>
              <w:rPr>
                <w:rFonts w:hint="eastAsia"/>
              </w:rPr>
              <w:t>平均</w:t>
            </w:r>
            <w:r w:rsidR="005B7851">
              <w:rPr>
                <w:rFonts w:hint="eastAsia"/>
              </w:rPr>
              <w:t>债务比</w:t>
            </w:r>
          </w:p>
        </w:tc>
        <w:tc>
          <w:tcPr>
            <w:tcW w:w="6316" w:type="dxa"/>
          </w:tcPr>
          <w:p w14:paraId="724B4C39" w14:textId="0C6F737F" w:rsidR="00753070" w:rsidRDefault="00753070" w:rsidP="00753070">
            <w:pPr>
              <w:rPr>
                <w:noProof/>
              </w:rPr>
            </w:pPr>
            <w:r>
              <w:rPr>
                <w:rFonts w:hint="eastAsia"/>
                <w:noProof/>
              </w:rPr>
              <w:t>(∑</w:t>
            </w:r>
            <w:r w:rsidR="005B7851">
              <w:rPr>
                <w:rFonts w:hint="eastAsia"/>
                <w:noProof/>
              </w:rPr>
              <w:t>债务比</w:t>
            </w:r>
            <w:r>
              <w:rPr>
                <w:rFonts w:hint="eastAsia"/>
                <w:noProof/>
              </w:rPr>
              <w:t>)/资产数量</w:t>
            </w:r>
          </w:p>
        </w:tc>
      </w:tr>
      <w:tr w:rsidR="00753070" w14:paraId="664E8D0F" w14:textId="77777777" w:rsidTr="00D5491F">
        <w:tc>
          <w:tcPr>
            <w:tcW w:w="1980" w:type="dxa"/>
          </w:tcPr>
          <w:p w14:paraId="27619C78" w14:textId="04BB885D" w:rsidR="00753070" w:rsidRDefault="00753070" w:rsidP="00753070">
            <w:r>
              <w:rPr>
                <w:rFonts w:hint="eastAsia"/>
              </w:rPr>
              <w:t>加权平均</w:t>
            </w:r>
            <w:r w:rsidR="005B7851">
              <w:rPr>
                <w:rFonts w:hint="eastAsia"/>
              </w:rPr>
              <w:t>债务比</w:t>
            </w:r>
          </w:p>
        </w:tc>
        <w:tc>
          <w:tcPr>
            <w:tcW w:w="6316" w:type="dxa"/>
          </w:tcPr>
          <w:p w14:paraId="66BC712C" w14:textId="4605152A" w:rsidR="00753070" w:rsidRDefault="00753070" w:rsidP="007530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9CC64" wp14:editId="5BA3111F">
                  <wp:extent cx="3765550" cy="433406"/>
                  <wp:effectExtent l="0" t="0" r="6350" b="508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992" cy="43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A2E" w:rsidRPr="00D5491F" w14:paraId="2BB5EADD" w14:textId="77777777" w:rsidTr="00746D74">
        <w:tc>
          <w:tcPr>
            <w:tcW w:w="8296" w:type="dxa"/>
            <w:gridSpan w:val="2"/>
          </w:tcPr>
          <w:p w14:paraId="48597A4E" w14:textId="77777777" w:rsidR="00DC0A2E" w:rsidRPr="00D5491F" w:rsidRDefault="00DC0A2E" w:rsidP="00746D74">
            <w:pPr>
              <w:rPr>
                <w:b/>
                <w:noProof/>
              </w:rPr>
            </w:pPr>
            <w:r w:rsidRPr="00D5491F">
              <w:rPr>
                <w:rFonts w:hint="eastAsia"/>
                <w:b/>
                <w:noProof/>
              </w:rPr>
              <w:lastRenderedPageBreak/>
              <w:t>入池抵押物特征</w:t>
            </w:r>
          </w:p>
        </w:tc>
      </w:tr>
      <w:tr w:rsidR="00DC0A2E" w14:paraId="6042184B" w14:textId="77777777" w:rsidTr="00746D74">
        <w:tc>
          <w:tcPr>
            <w:tcW w:w="1980" w:type="dxa"/>
          </w:tcPr>
          <w:p w14:paraId="7CFFE2AB" w14:textId="77777777" w:rsidR="00DC0A2E" w:rsidRDefault="00DC0A2E" w:rsidP="00746D74">
            <w:r>
              <w:rPr>
                <w:rFonts w:hint="eastAsia"/>
              </w:rPr>
              <w:t>抵押的资产余额</w:t>
            </w:r>
          </w:p>
        </w:tc>
        <w:tc>
          <w:tcPr>
            <w:tcW w:w="6316" w:type="dxa"/>
          </w:tcPr>
          <w:p w14:paraId="7FA7B7C6" w14:textId="77777777" w:rsidR="00DC0A2E" w:rsidRDefault="00DC0A2E" w:rsidP="00746D74">
            <w:pPr>
              <w:rPr>
                <w:noProof/>
              </w:rPr>
            </w:pPr>
            <w:r>
              <w:rPr>
                <w:rFonts w:hint="eastAsia"/>
                <w:noProof/>
              </w:rPr>
              <w:t>资产为抵押贷款的资产剩余本金</w:t>
            </w:r>
          </w:p>
        </w:tc>
      </w:tr>
      <w:tr w:rsidR="00DC0A2E" w14:paraId="2050F102" w14:textId="77777777" w:rsidTr="00746D74">
        <w:tc>
          <w:tcPr>
            <w:tcW w:w="1980" w:type="dxa"/>
          </w:tcPr>
          <w:p w14:paraId="62AAEEB4" w14:textId="77777777" w:rsidR="00DC0A2E" w:rsidRDefault="00DC0A2E" w:rsidP="00746D74">
            <w:r>
              <w:rPr>
                <w:rFonts w:hint="eastAsia"/>
              </w:rPr>
              <w:t>抵押的资产笔数</w:t>
            </w:r>
          </w:p>
        </w:tc>
        <w:tc>
          <w:tcPr>
            <w:tcW w:w="6316" w:type="dxa"/>
          </w:tcPr>
          <w:p w14:paraId="52945A16" w14:textId="77777777" w:rsidR="00DC0A2E" w:rsidRDefault="00DC0A2E" w:rsidP="00746D74">
            <w:pPr>
              <w:rPr>
                <w:noProof/>
              </w:rPr>
            </w:pPr>
            <w:r>
              <w:rPr>
                <w:rFonts w:hint="eastAsia"/>
                <w:noProof/>
              </w:rPr>
              <w:t>资产为抵押贷款的资产笔数</w:t>
            </w:r>
          </w:p>
        </w:tc>
      </w:tr>
      <w:tr w:rsidR="00DC0A2E" w14:paraId="55181EE4" w14:textId="77777777" w:rsidTr="00746D74">
        <w:tc>
          <w:tcPr>
            <w:tcW w:w="1980" w:type="dxa"/>
          </w:tcPr>
          <w:p w14:paraId="5C3AAC99" w14:textId="77777777" w:rsidR="00DC0A2E" w:rsidRDefault="00DC0A2E" w:rsidP="00746D74">
            <w:r>
              <w:rPr>
                <w:rFonts w:hint="eastAsia"/>
              </w:rPr>
              <w:t>抵押初始评估价值</w:t>
            </w:r>
          </w:p>
        </w:tc>
        <w:tc>
          <w:tcPr>
            <w:tcW w:w="6316" w:type="dxa"/>
          </w:tcPr>
          <w:p w14:paraId="51FC3F60" w14:textId="77777777" w:rsidR="00DC0A2E" w:rsidRDefault="00DC0A2E" w:rsidP="00746D74">
            <w:pPr>
              <w:rPr>
                <w:noProof/>
              </w:rPr>
            </w:pPr>
            <w:r>
              <w:rPr>
                <w:rFonts w:hint="eastAsia"/>
                <w:noProof/>
              </w:rPr>
              <w:t>汽车的评估价格</w:t>
            </w:r>
          </w:p>
        </w:tc>
      </w:tr>
      <w:tr w:rsidR="00DC0A2E" w:rsidRPr="00D5491F" w14:paraId="6BFA5FF1" w14:textId="77777777" w:rsidTr="00746D74">
        <w:tc>
          <w:tcPr>
            <w:tcW w:w="1980" w:type="dxa"/>
          </w:tcPr>
          <w:p w14:paraId="1965E294" w14:textId="08A4654A" w:rsidR="00DC0A2E" w:rsidRDefault="00DC0A2E" w:rsidP="0019785C">
            <w:r w:rsidRPr="00D5491F">
              <w:rPr>
                <w:rFonts w:hint="eastAsia"/>
              </w:rPr>
              <w:t>加权平均</w:t>
            </w:r>
            <w:r w:rsidR="0019785C">
              <w:rPr>
                <w:rFonts w:hint="eastAsia"/>
              </w:rPr>
              <w:t>抵押率</w:t>
            </w:r>
            <w:r w:rsidRPr="00D5491F">
              <w:t>:</w:t>
            </w:r>
          </w:p>
        </w:tc>
        <w:tc>
          <w:tcPr>
            <w:tcW w:w="6316" w:type="dxa"/>
          </w:tcPr>
          <w:p w14:paraId="74B201C2" w14:textId="77777777" w:rsidR="00DC0A2E" w:rsidRPr="00D5491F" w:rsidRDefault="00DC0A2E" w:rsidP="00746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320941" wp14:editId="1C99FF4C">
                  <wp:extent cx="3781425" cy="379690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43" cy="383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A2E" w14:paraId="076AD942" w14:textId="77777777" w:rsidTr="00746D74">
        <w:tc>
          <w:tcPr>
            <w:tcW w:w="1980" w:type="dxa"/>
          </w:tcPr>
          <w:p w14:paraId="7F3F931D" w14:textId="77777777" w:rsidR="00DC0A2E" w:rsidRPr="00D5491F" w:rsidRDefault="00DC0A2E" w:rsidP="00746D74">
            <w:r>
              <w:rPr>
                <w:rFonts w:hint="eastAsia"/>
              </w:rPr>
              <w:t>抵押资产余额占比</w:t>
            </w:r>
          </w:p>
        </w:tc>
        <w:tc>
          <w:tcPr>
            <w:tcW w:w="6316" w:type="dxa"/>
          </w:tcPr>
          <w:p w14:paraId="44FBB566" w14:textId="77777777" w:rsidR="00DC0A2E" w:rsidRDefault="00DC0A2E" w:rsidP="00746D74">
            <w:pPr>
              <w:rPr>
                <w:noProof/>
              </w:rPr>
            </w:pPr>
            <w:r>
              <w:rPr>
                <w:rFonts w:hint="eastAsia"/>
                <w:noProof/>
              </w:rPr>
              <w:t>抵押的资产余额/本金余额</w:t>
            </w:r>
          </w:p>
        </w:tc>
      </w:tr>
      <w:tr w:rsidR="00DC0A2E" w14:paraId="3AB91A48" w14:textId="77777777" w:rsidTr="00746D74">
        <w:tc>
          <w:tcPr>
            <w:tcW w:w="1980" w:type="dxa"/>
          </w:tcPr>
          <w:p w14:paraId="291D6C3B" w14:textId="77777777" w:rsidR="00DC0A2E" w:rsidRPr="00D5491F" w:rsidRDefault="00DC0A2E" w:rsidP="00746D74">
            <w:r w:rsidRPr="00753070">
              <w:rPr>
                <w:rFonts w:hint="eastAsia"/>
              </w:rPr>
              <w:t>抵押资产笔数占比</w:t>
            </w:r>
          </w:p>
        </w:tc>
        <w:tc>
          <w:tcPr>
            <w:tcW w:w="6316" w:type="dxa"/>
          </w:tcPr>
          <w:p w14:paraId="68CDD033" w14:textId="77777777" w:rsidR="00DC0A2E" w:rsidRDefault="00DC0A2E" w:rsidP="00746D74">
            <w:pPr>
              <w:rPr>
                <w:noProof/>
              </w:rPr>
            </w:pPr>
            <w:r>
              <w:rPr>
                <w:rFonts w:hint="eastAsia"/>
                <w:noProof/>
              </w:rPr>
              <w:t>抵押的资产笔数/资产数量</w:t>
            </w:r>
          </w:p>
        </w:tc>
      </w:tr>
    </w:tbl>
    <w:p w14:paraId="0BFBECD9" w14:textId="3C3F6DDB" w:rsidR="00753070" w:rsidRDefault="00DC0A2E" w:rsidP="00753070">
      <w:pPr>
        <w:pStyle w:val="4"/>
        <w:numPr>
          <w:ilvl w:val="3"/>
          <w:numId w:val="1"/>
        </w:numPr>
      </w:pPr>
      <w:r>
        <w:rPr>
          <w:rFonts w:hint="eastAsia"/>
        </w:rPr>
        <w:t>资产分布</w:t>
      </w:r>
      <w:r w:rsidR="00753070">
        <w:rPr>
          <w:rFonts w:hint="eastAsia"/>
        </w:rPr>
        <w:t>信息</w:t>
      </w:r>
    </w:p>
    <w:p w14:paraId="78CDA6DB" w14:textId="1378C76A" w:rsidR="00753070" w:rsidRDefault="0059034E" w:rsidP="00753070">
      <w:r>
        <w:rPr>
          <w:noProof/>
        </w:rPr>
        <w:drawing>
          <wp:inline distT="0" distB="0" distL="0" distR="0" wp14:anchorId="1B86F332" wp14:editId="6623CF2C">
            <wp:extent cx="5274310" cy="26231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18B9" w14:textId="5D9D1A6F" w:rsidR="00753070" w:rsidRDefault="00753070" w:rsidP="00AA704A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相关字段及取值</w:t>
      </w:r>
    </w:p>
    <w:p w14:paraId="6F0BFD5F" w14:textId="1169F881" w:rsidR="00082486" w:rsidRDefault="00082486" w:rsidP="00AA704A">
      <w:pPr>
        <w:pStyle w:val="a5"/>
        <w:numPr>
          <w:ilvl w:val="1"/>
          <w:numId w:val="19"/>
        </w:numPr>
        <w:ind w:firstLineChars="0"/>
      </w:pPr>
      <w:r>
        <w:rPr>
          <w:rFonts w:hint="eastAsia"/>
        </w:rPr>
        <w:t>表格按照公共组件-数据表格展示的形式</w:t>
      </w:r>
    </w:p>
    <w:p w14:paraId="296F34A5" w14:textId="56A9FD40" w:rsidR="00082486" w:rsidRDefault="00082486" w:rsidP="00AA704A">
      <w:pPr>
        <w:pStyle w:val="a5"/>
        <w:numPr>
          <w:ilvl w:val="1"/>
          <w:numId w:val="19"/>
        </w:numPr>
        <w:ind w:firstLineChars="0"/>
      </w:pPr>
      <w:r>
        <w:rPr>
          <w:rFonts w:hint="eastAsia"/>
        </w:rPr>
        <w:t>右侧默认为饼状图</w:t>
      </w:r>
      <w:r w:rsidR="00DC0A2E">
        <w:rPr>
          <w:rFonts w:hint="eastAsia"/>
        </w:rPr>
        <w:t>，以金额去展示</w:t>
      </w:r>
    </w:p>
    <w:p w14:paraId="01D97EAC" w14:textId="08A8678D" w:rsidR="00082486" w:rsidRDefault="00082486" w:rsidP="00AA704A">
      <w:pPr>
        <w:pStyle w:val="a5"/>
        <w:numPr>
          <w:ilvl w:val="1"/>
          <w:numId w:val="19"/>
        </w:numPr>
        <w:ind w:firstLineChars="0"/>
      </w:pPr>
      <w:r>
        <w:rPr>
          <w:rFonts w:hint="eastAsia"/>
        </w:rPr>
        <w:t>取值区间默认为暂定为以下，后续为可自定义</w:t>
      </w:r>
    </w:p>
    <w:p w14:paraId="3F99423F" w14:textId="42FC7CEF" w:rsidR="0019785C" w:rsidRDefault="0019785C" w:rsidP="00AA704A">
      <w:pPr>
        <w:pStyle w:val="a5"/>
        <w:numPr>
          <w:ilvl w:val="1"/>
          <w:numId w:val="19"/>
        </w:numPr>
        <w:ind w:firstLineChars="0"/>
      </w:pPr>
      <w:r>
        <w:rPr>
          <w:rFonts w:hint="eastAsia"/>
        </w:rPr>
        <w:t>相关非金额的取值，为最新状态的取值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753070" w:rsidRPr="00D5491F" w14:paraId="19456CC1" w14:textId="77777777" w:rsidTr="00746D74">
        <w:tc>
          <w:tcPr>
            <w:tcW w:w="1980" w:type="dxa"/>
          </w:tcPr>
          <w:p w14:paraId="04A61E48" w14:textId="77777777" w:rsidR="00753070" w:rsidRPr="00D5491F" w:rsidRDefault="00753070" w:rsidP="00746D74">
            <w:pPr>
              <w:rPr>
                <w:b/>
              </w:rPr>
            </w:pPr>
            <w:r w:rsidRPr="00D5491F">
              <w:rPr>
                <w:rFonts w:hint="eastAsia"/>
                <w:b/>
              </w:rPr>
              <w:t>字段</w:t>
            </w:r>
          </w:p>
        </w:tc>
        <w:tc>
          <w:tcPr>
            <w:tcW w:w="6316" w:type="dxa"/>
          </w:tcPr>
          <w:p w14:paraId="73E452B2" w14:textId="77777777" w:rsidR="00753070" w:rsidRPr="00D5491F" w:rsidRDefault="00753070" w:rsidP="00746D74">
            <w:pPr>
              <w:rPr>
                <w:b/>
              </w:rPr>
            </w:pPr>
            <w:r w:rsidRPr="00D5491F">
              <w:rPr>
                <w:rFonts w:hint="eastAsia"/>
                <w:b/>
              </w:rPr>
              <w:t>取值</w:t>
            </w:r>
          </w:p>
        </w:tc>
      </w:tr>
      <w:tr w:rsidR="00753070" w:rsidRPr="00D5491F" w14:paraId="40ECC029" w14:textId="77777777" w:rsidTr="00746D74">
        <w:tc>
          <w:tcPr>
            <w:tcW w:w="1980" w:type="dxa"/>
          </w:tcPr>
          <w:p w14:paraId="3D21B290" w14:textId="186DF99C" w:rsidR="00753070" w:rsidRPr="00753070" w:rsidRDefault="00753070" w:rsidP="00746D74">
            <w:r>
              <w:rPr>
                <w:rFonts w:hint="eastAsia"/>
              </w:rPr>
              <w:t>未偿本金余额</w:t>
            </w:r>
          </w:p>
        </w:tc>
        <w:tc>
          <w:tcPr>
            <w:tcW w:w="6316" w:type="dxa"/>
          </w:tcPr>
          <w:p w14:paraId="64178303" w14:textId="77777777" w:rsidR="00082486" w:rsidRPr="00082486" w:rsidRDefault="00082486" w:rsidP="00082486">
            <w:r w:rsidRPr="00082486">
              <w:t>5万元（含）以下</w:t>
            </w:r>
          </w:p>
          <w:p w14:paraId="695F355C" w14:textId="77777777" w:rsidR="00082486" w:rsidRDefault="00082486" w:rsidP="00082486">
            <w:r>
              <w:t>5万元（不含）-10万元（含）</w:t>
            </w:r>
          </w:p>
          <w:p w14:paraId="048EFD71" w14:textId="77777777" w:rsidR="00082486" w:rsidRDefault="00082486" w:rsidP="00082486">
            <w:r>
              <w:t>10万元（不含）-20万元（含）</w:t>
            </w:r>
          </w:p>
          <w:p w14:paraId="7C9D848E" w14:textId="77777777" w:rsidR="00082486" w:rsidRDefault="00082486" w:rsidP="00082486">
            <w:r>
              <w:t>20万元（不含）-30万元（含）</w:t>
            </w:r>
          </w:p>
          <w:p w14:paraId="41F337BE" w14:textId="77777777" w:rsidR="00082486" w:rsidRDefault="00082486" w:rsidP="00082486">
            <w:r>
              <w:t>30万元（不含）-40万元（含）</w:t>
            </w:r>
          </w:p>
          <w:p w14:paraId="2AAE4D1D" w14:textId="77777777" w:rsidR="00082486" w:rsidRDefault="00082486" w:rsidP="00082486">
            <w:r>
              <w:t>50万元（不含）-100万元（含）</w:t>
            </w:r>
          </w:p>
          <w:p w14:paraId="50CC1920" w14:textId="7BD12A3F" w:rsidR="00753070" w:rsidRPr="00753070" w:rsidRDefault="00082486" w:rsidP="00082486">
            <w:r>
              <w:t>100万元(不含)以上</w:t>
            </w:r>
          </w:p>
        </w:tc>
      </w:tr>
      <w:tr w:rsidR="00082486" w:rsidRPr="00D5491F" w14:paraId="3A6A017D" w14:textId="77777777" w:rsidTr="00746D74">
        <w:tc>
          <w:tcPr>
            <w:tcW w:w="1980" w:type="dxa"/>
          </w:tcPr>
          <w:p w14:paraId="062750E7" w14:textId="77777777" w:rsidR="00082486" w:rsidRDefault="00082486" w:rsidP="00746D74">
            <w:r>
              <w:rPr>
                <w:rFonts w:hint="eastAsia"/>
              </w:rPr>
              <w:t>资产质量五级分类</w:t>
            </w:r>
          </w:p>
          <w:p w14:paraId="39D0414E" w14:textId="70B6E7CF" w:rsidR="0059034E" w:rsidRDefault="0059034E" w:rsidP="00746D74">
            <w:r>
              <w:rPr>
                <w:rFonts w:hint="eastAsia"/>
              </w:rPr>
              <w:t>（待增加）</w:t>
            </w:r>
          </w:p>
        </w:tc>
        <w:tc>
          <w:tcPr>
            <w:tcW w:w="6316" w:type="dxa"/>
          </w:tcPr>
          <w:p w14:paraId="0566236F" w14:textId="7591BD20" w:rsidR="00082486" w:rsidRPr="00082486" w:rsidRDefault="00082486" w:rsidP="00082486">
            <w:r>
              <w:rPr>
                <w:rFonts w:hint="eastAsia"/>
              </w:rPr>
              <w:t>正常类</w:t>
            </w:r>
          </w:p>
        </w:tc>
      </w:tr>
      <w:tr w:rsidR="00082486" w:rsidRPr="00D5491F" w14:paraId="5F885032" w14:textId="77777777" w:rsidTr="00746D74">
        <w:tc>
          <w:tcPr>
            <w:tcW w:w="1980" w:type="dxa"/>
          </w:tcPr>
          <w:p w14:paraId="0B83DC2E" w14:textId="505A8933" w:rsidR="00082486" w:rsidRDefault="00082486" w:rsidP="00746D74">
            <w:r>
              <w:rPr>
                <w:rFonts w:hint="eastAsia"/>
              </w:rPr>
              <w:t>贷款利率</w:t>
            </w:r>
          </w:p>
        </w:tc>
        <w:tc>
          <w:tcPr>
            <w:tcW w:w="6316" w:type="dxa"/>
          </w:tcPr>
          <w:p w14:paraId="03EA8CDD" w14:textId="77777777" w:rsidR="00082486" w:rsidRDefault="00082486" w:rsidP="00082486">
            <w:r>
              <w:t>5%（含）以下</w:t>
            </w:r>
          </w:p>
          <w:p w14:paraId="582AB477" w14:textId="77777777" w:rsidR="00082486" w:rsidRDefault="00082486" w:rsidP="00082486">
            <w:r>
              <w:t>5%（不含）-10%（含）</w:t>
            </w:r>
          </w:p>
          <w:p w14:paraId="795A27EF" w14:textId="77777777" w:rsidR="00082486" w:rsidRDefault="00082486" w:rsidP="00082486">
            <w:r>
              <w:t>10%（不含）-15%（含）</w:t>
            </w:r>
          </w:p>
          <w:p w14:paraId="43137638" w14:textId="77777777" w:rsidR="00082486" w:rsidRDefault="00082486" w:rsidP="00082486">
            <w:r>
              <w:lastRenderedPageBreak/>
              <w:t>15%（不含）-20%（含）</w:t>
            </w:r>
          </w:p>
          <w:p w14:paraId="5CA275A6" w14:textId="267821C1" w:rsidR="00082486" w:rsidRDefault="00082486" w:rsidP="00082486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%</w:t>
            </w:r>
            <w:r>
              <w:t>(</w:t>
            </w:r>
            <w:r>
              <w:rPr>
                <w:rFonts w:hint="eastAsia"/>
              </w:rPr>
              <w:t>不含</w:t>
            </w:r>
            <w:r>
              <w:t>)</w:t>
            </w:r>
            <w:r>
              <w:rPr>
                <w:rFonts w:hint="eastAsia"/>
              </w:rPr>
              <w:t>以上</w:t>
            </w:r>
          </w:p>
        </w:tc>
      </w:tr>
      <w:tr w:rsidR="00082486" w:rsidRPr="00D5491F" w14:paraId="3DD3B23C" w14:textId="77777777" w:rsidTr="00746D74">
        <w:tc>
          <w:tcPr>
            <w:tcW w:w="1980" w:type="dxa"/>
          </w:tcPr>
          <w:p w14:paraId="6E6F6895" w14:textId="04474014" w:rsidR="00082486" w:rsidRDefault="0019785C" w:rsidP="00746D74">
            <w:r>
              <w:rPr>
                <w:rFonts w:hint="eastAsia"/>
              </w:rPr>
              <w:lastRenderedPageBreak/>
              <w:t>贷款合同期数</w:t>
            </w:r>
            <w:r w:rsidR="00082486">
              <w:rPr>
                <w:rFonts w:hint="eastAsia"/>
              </w:rPr>
              <w:t>分布</w:t>
            </w:r>
          </w:p>
        </w:tc>
        <w:tc>
          <w:tcPr>
            <w:tcW w:w="6316" w:type="dxa"/>
          </w:tcPr>
          <w:p w14:paraId="430BFC1D" w14:textId="29EF013A" w:rsidR="00082486" w:rsidRDefault="00082486" w:rsidP="00082486">
            <w:r>
              <w:rPr>
                <w:rFonts w:hint="eastAsia"/>
              </w:rPr>
              <w:t>枚举值（即按期数枚举，非区间值）期限的计算同资产基础信息统计</w:t>
            </w:r>
          </w:p>
        </w:tc>
      </w:tr>
      <w:tr w:rsidR="00082486" w:rsidRPr="00D5491F" w14:paraId="509F9E04" w14:textId="77777777" w:rsidTr="00746D74">
        <w:tc>
          <w:tcPr>
            <w:tcW w:w="1980" w:type="dxa"/>
          </w:tcPr>
          <w:p w14:paraId="613697A4" w14:textId="50C5C71E" w:rsidR="00082486" w:rsidRDefault="0019785C" w:rsidP="00746D74">
            <w:r>
              <w:rPr>
                <w:rFonts w:hint="eastAsia"/>
              </w:rPr>
              <w:t>贷款剩余期数</w:t>
            </w:r>
            <w:r w:rsidR="00082486">
              <w:rPr>
                <w:rFonts w:hint="eastAsia"/>
              </w:rPr>
              <w:t>分布</w:t>
            </w:r>
          </w:p>
        </w:tc>
        <w:tc>
          <w:tcPr>
            <w:tcW w:w="6316" w:type="dxa"/>
          </w:tcPr>
          <w:p w14:paraId="06644B0B" w14:textId="14063141" w:rsidR="00082486" w:rsidRDefault="0019785C" w:rsidP="00082486">
            <w:r>
              <w:rPr>
                <w:rFonts w:hint="eastAsia"/>
              </w:rPr>
              <w:t>整数：1~</w:t>
            </w:r>
            <w:r>
              <w:t>6</w:t>
            </w:r>
            <w:r>
              <w:rPr>
                <w:rFonts w:hint="eastAsia"/>
              </w:rPr>
              <w:t>；7~</w:t>
            </w:r>
            <w:r>
              <w:t>12</w:t>
            </w:r>
            <w:r>
              <w:rPr>
                <w:rFonts w:hint="eastAsia"/>
              </w:rPr>
              <w:t>；半年为一期</w:t>
            </w:r>
          </w:p>
        </w:tc>
      </w:tr>
      <w:tr w:rsidR="00082486" w:rsidRPr="00D5491F" w14:paraId="0B171A23" w14:textId="77777777" w:rsidTr="00746D74">
        <w:tc>
          <w:tcPr>
            <w:tcW w:w="1980" w:type="dxa"/>
          </w:tcPr>
          <w:p w14:paraId="4235FD74" w14:textId="47ED5BBA" w:rsidR="00082486" w:rsidRDefault="0019785C" w:rsidP="00746D74">
            <w:r>
              <w:rPr>
                <w:rFonts w:hint="eastAsia"/>
              </w:rPr>
              <w:t>已还期数</w:t>
            </w:r>
            <w:r w:rsidR="00082486">
              <w:rPr>
                <w:rFonts w:hint="eastAsia"/>
              </w:rPr>
              <w:t>分布</w:t>
            </w:r>
          </w:p>
        </w:tc>
        <w:tc>
          <w:tcPr>
            <w:tcW w:w="6316" w:type="dxa"/>
          </w:tcPr>
          <w:p w14:paraId="2C49177E" w14:textId="3434C00C" w:rsidR="00082486" w:rsidRDefault="0019785C" w:rsidP="00082486">
            <w:r>
              <w:rPr>
                <w:rFonts w:hint="eastAsia"/>
              </w:rPr>
              <w:t>整数：1~</w:t>
            </w:r>
            <w:r>
              <w:t>6</w:t>
            </w:r>
            <w:r>
              <w:rPr>
                <w:rFonts w:hint="eastAsia"/>
              </w:rPr>
              <w:t>；7~</w:t>
            </w:r>
            <w:r>
              <w:t>12</w:t>
            </w:r>
            <w:r>
              <w:rPr>
                <w:rFonts w:hint="eastAsia"/>
              </w:rPr>
              <w:t>；半年为一期</w:t>
            </w:r>
          </w:p>
        </w:tc>
      </w:tr>
      <w:tr w:rsidR="0019785C" w:rsidRPr="00D5491F" w14:paraId="79127C2A" w14:textId="77777777" w:rsidTr="00746D74">
        <w:tc>
          <w:tcPr>
            <w:tcW w:w="1980" w:type="dxa"/>
          </w:tcPr>
          <w:p w14:paraId="5743A772" w14:textId="114BDC3D" w:rsidR="0019785C" w:rsidRDefault="0019785C" w:rsidP="0019785C">
            <w:r>
              <w:rPr>
                <w:rFonts w:hint="eastAsia"/>
              </w:rPr>
              <w:t>还款方式分布</w:t>
            </w:r>
          </w:p>
        </w:tc>
        <w:tc>
          <w:tcPr>
            <w:tcW w:w="6316" w:type="dxa"/>
          </w:tcPr>
          <w:p w14:paraId="597BAFC2" w14:textId="6B8C83C7" w:rsidR="0019785C" w:rsidRDefault="0019785C" w:rsidP="0019785C">
            <w:r>
              <w:rPr>
                <w:rFonts w:hint="eastAsia"/>
              </w:rPr>
              <w:t>枚举值，枚举所有还款方式</w:t>
            </w:r>
          </w:p>
        </w:tc>
      </w:tr>
      <w:tr w:rsidR="0019785C" w:rsidRPr="00D5491F" w14:paraId="2D630766" w14:textId="77777777" w:rsidTr="00746D74">
        <w:tc>
          <w:tcPr>
            <w:tcW w:w="1980" w:type="dxa"/>
          </w:tcPr>
          <w:p w14:paraId="5DF54E38" w14:textId="0E334B5E" w:rsidR="0019785C" w:rsidRDefault="0019785C" w:rsidP="0019785C">
            <w:r>
              <w:rPr>
                <w:rFonts w:hint="eastAsia"/>
              </w:rPr>
              <w:t>借款人年龄分布</w:t>
            </w:r>
          </w:p>
        </w:tc>
        <w:tc>
          <w:tcPr>
            <w:tcW w:w="6316" w:type="dxa"/>
          </w:tcPr>
          <w:p w14:paraId="01EA46C7" w14:textId="77777777" w:rsidR="0019785C" w:rsidRDefault="0019785C" w:rsidP="0019785C">
            <w:r>
              <w:t>18岁（含）-20岁（含）</w:t>
            </w:r>
          </w:p>
          <w:p w14:paraId="13A9F14D" w14:textId="77777777" w:rsidR="0019785C" w:rsidRDefault="0019785C" w:rsidP="0019785C">
            <w:r>
              <w:t>20岁（不含）-25岁（含）</w:t>
            </w:r>
          </w:p>
          <w:p w14:paraId="799AC281" w14:textId="77777777" w:rsidR="0019785C" w:rsidRDefault="0019785C" w:rsidP="0019785C">
            <w:r>
              <w:t>25岁（不含）-30岁（含）</w:t>
            </w:r>
          </w:p>
          <w:p w14:paraId="4124D429" w14:textId="77777777" w:rsidR="0019785C" w:rsidRDefault="0019785C" w:rsidP="0019785C">
            <w:r>
              <w:t>30岁（不含）-35岁（含）</w:t>
            </w:r>
          </w:p>
          <w:p w14:paraId="3CEC0821" w14:textId="77777777" w:rsidR="0019785C" w:rsidRDefault="0019785C" w:rsidP="0019785C">
            <w:r>
              <w:t>35岁（不含）-40岁（含）</w:t>
            </w:r>
          </w:p>
          <w:p w14:paraId="4600AEA8" w14:textId="77777777" w:rsidR="0019785C" w:rsidRDefault="0019785C" w:rsidP="0019785C">
            <w:r>
              <w:t>40岁（不含）-45岁（含）</w:t>
            </w:r>
          </w:p>
          <w:p w14:paraId="2339469D" w14:textId="77777777" w:rsidR="0019785C" w:rsidRDefault="0019785C" w:rsidP="0019785C">
            <w:r>
              <w:t>45岁（不含）-50岁（含）</w:t>
            </w:r>
          </w:p>
          <w:p w14:paraId="26C6A2DF" w14:textId="6756B7DE" w:rsidR="0019785C" w:rsidRDefault="0019785C" w:rsidP="0019785C">
            <w:r>
              <w:t>50岁（不含）以上</w:t>
            </w:r>
          </w:p>
        </w:tc>
      </w:tr>
      <w:tr w:rsidR="0019785C" w:rsidRPr="00D5491F" w14:paraId="7243BE19" w14:textId="77777777" w:rsidTr="00746D74">
        <w:tc>
          <w:tcPr>
            <w:tcW w:w="1980" w:type="dxa"/>
          </w:tcPr>
          <w:p w14:paraId="3A9A17BA" w14:textId="2AF185CC" w:rsidR="0019785C" w:rsidRDefault="0019785C" w:rsidP="0019785C">
            <w:r>
              <w:rPr>
                <w:rFonts w:hint="eastAsia"/>
              </w:rPr>
              <w:t>借款人行业</w:t>
            </w:r>
          </w:p>
        </w:tc>
        <w:tc>
          <w:tcPr>
            <w:tcW w:w="6316" w:type="dxa"/>
          </w:tcPr>
          <w:p w14:paraId="448D0D4B" w14:textId="6A19E689" w:rsidR="0019785C" w:rsidRDefault="0019785C" w:rsidP="0019785C">
            <w:r>
              <w:rPr>
                <w:rFonts w:hint="eastAsia"/>
              </w:rPr>
              <w:t>枚举值</w:t>
            </w:r>
          </w:p>
        </w:tc>
      </w:tr>
      <w:tr w:rsidR="0019785C" w:rsidRPr="00D5491F" w14:paraId="581ABB3D" w14:textId="77777777" w:rsidTr="00746D74">
        <w:tc>
          <w:tcPr>
            <w:tcW w:w="1980" w:type="dxa"/>
          </w:tcPr>
          <w:p w14:paraId="1EA1A84F" w14:textId="06016CCF" w:rsidR="0019785C" w:rsidRDefault="0019785C" w:rsidP="0019785C">
            <w:r w:rsidRPr="00082486">
              <w:rPr>
                <w:rFonts w:hint="eastAsia"/>
              </w:rPr>
              <w:t>借款人年收入</w:t>
            </w:r>
          </w:p>
        </w:tc>
        <w:tc>
          <w:tcPr>
            <w:tcW w:w="6316" w:type="dxa"/>
          </w:tcPr>
          <w:p w14:paraId="6CC84D6A" w14:textId="77777777" w:rsidR="0019785C" w:rsidRPr="00082486" w:rsidRDefault="0019785C" w:rsidP="0019785C">
            <w:r w:rsidRPr="00082486">
              <w:t>5万元（含）以下</w:t>
            </w:r>
          </w:p>
          <w:p w14:paraId="5B4EDD5B" w14:textId="77777777" w:rsidR="0019785C" w:rsidRDefault="0019785C" w:rsidP="0019785C">
            <w:r>
              <w:t>5万元（不含）-10万元（含）</w:t>
            </w:r>
          </w:p>
          <w:p w14:paraId="7B8EE404" w14:textId="77777777" w:rsidR="0019785C" w:rsidRDefault="0019785C" w:rsidP="0019785C">
            <w:r>
              <w:t>10万元（不含）-20万元（含）</w:t>
            </w:r>
          </w:p>
          <w:p w14:paraId="33CE663D" w14:textId="77777777" w:rsidR="0019785C" w:rsidRDefault="0019785C" w:rsidP="0019785C">
            <w:r>
              <w:t>20万元（不含）-30万元（含）</w:t>
            </w:r>
          </w:p>
          <w:p w14:paraId="10350482" w14:textId="77777777" w:rsidR="0019785C" w:rsidRDefault="0019785C" w:rsidP="0019785C">
            <w:r>
              <w:t>30万元（不含）-40万元（含）</w:t>
            </w:r>
          </w:p>
          <w:p w14:paraId="5CFABA9A" w14:textId="77777777" w:rsidR="0019785C" w:rsidRDefault="0019785C" w:rsidP="0019785C">
            <w:r>
              <w:t>50万元（不含）-100万元（含）</w:t>
            </w:r>
          </w:p>
          <w:p w14:paraId="3AC2A402" w14:textId="19D59BCF" w:rsidR="0019785C" w:rsidRDefault="0019785C" w:rsidP="0019785C">
            <w:r>
              <w:t>100万元(不含)以上</w:t>
            </w:r>
          </w:p>
        </w:tc>
      </w:tr>
      <w:tr w:rsidR="0019785C" w:rsidRPr="00D5491F" w14:paraId="3ADE9D19" w14:textId="77777777" w:rsidTr="00746D74">
        <w:tc>
          <w:tcPr>
            <w:tcW w:w="1980" w:type="dxa"/>
          </w:tcPr>
          <w:p w14:paraId="3355EE5D" w14:textId="0F14FB87" w:rsidR="0019785C" w:rsidRPr="00082486" w:rsidRDefault="0019785C" w:rsidP="0019785C">
            <w:r>
              <w:rPr>
                <w:rFonts w:hint="eastAsia"/>
              </w:rPr>
              <w:t>借款人信用等级</w:t>
            </w:r>
          </w:p>
        </w:tc>
        <w:tc>
          <w:tcPr>
            <w:tcW w:w="6316" w:type="dxa"/>
          </w:tcPr>
          <w:p w14:paraId="02A624CE" w14:textId="1EF6F9C0" w:rsidR="0019785C" w:rsidRPr="00082486" w:rsidRDefault="0019785C" w:rsidP="0019785C">
            <w:r>
              <w:rPr>
                <w:rFonts w:hint="eastAsia"/>
              </w:rPr>
              <w:t>枚举值，且基于统计时点的</w:t>
            </w:r>
          </w:p>
        </w:tc>
      </w:tr>
      <w:tr w:rsidR="0019785C" w:rsidRPr="00D5491F" w14:paraId="1B9E8481" w14:textId="77777777" w:rsidTr="00746D74">
        <w:tc>
          <w:tcPr>
            <w:tcW w:w="1980" w:type="dxa"/>
          </w:tcPr>
          <w:p w14:paraId="3BB57280" w14:textId="7786C4AB" w:rsidR="0019785C" w:rsidRDefault="0019785C" w:rsidP="0019785C">
            <w:r w:rsidRPr="00082486">
              <w:rPr>
                <w:rFonts w:hint="eastAsia"/>
              </w:rPr>
              <w:t>借款人反欺诈等级分布</w:t>
            </w:r>
          </w:p>
        </w:tc>
        <w:tc>
          <w:tcPr>
            <w:tcW w:w="6316" w:type="dxa"/>
          </w:tcPr>
          <w:p w14:paraId="3AF672CA" w14:textId="66C59AA5" w:rsidR="0019785C" w:rsidRDefault="0019785C" w:rsidP="0019785C">
            <w:r>
              <w:rPr>
                <w:rFonts w:hint="eastAsia"/>
              </w:rPr>
              <w:t>枚举值，且基于统计时点的</w:t>
            </w:r>
          </w:p>
        </w:tc>
      </w:tr>
      <w:tr w:rsidR="0019785C" w:rsidRPr="00D5491F" w14:paraId="10832BD9" w14:textId="77777777" w:rsidTr="00746D74">
        <w:tc>
          <w:tcPr>
            <w:tcW w:w="1980" w:type="dxa"/>
          </w:tcPr>
          <w:p w14:paraId="64A80834" w14:textId="3E674835" w:rsidR="0019785C" w:rsidRPr="00082486" w:rsidRDefault="0019785C" w:rsidP="0019785C">
            <w:r w:rsidRPr="00082486">
              <w:rPr>
                <w:rFonts w:hint="eastAsia"/>
              </w:rPr>
              <w:t>借款人资产等级分布</w:t>
            </w:r>
          </w:p>
        </w:tc>
        <w:tc>
          <w:tcPr>
            <w:tcW w:w="6316" w:type="dxa"/>
          </w:tcPr>
          <w:p w14:paraId="1D4F913A" w14:textId="65674A3A" w:rsidR="0019785C" w:rsidRDefault="0019785C" w:rsidP="0019785C">
            <w:r>
              <w:rPr>
                <w:rFonts w:hint="eastAsia"/>
              </w:rPr>
              <w:t>枚举值，且基于统计时点的</w:t>
            </w:r>
          </w:p>
        </w:tc>
      </w:tr>
      <w:tr w:rsidR="0019785C" w:rsidRPr="00D5491F" w14:paraId="34511454" w14:textId="77777777" w:rsidTr="00746D74">
        <w:tc>
          <w:tcPr>
            <w:tcW w:w="1980" w:type="dxa"/>
          </w:tcPr>
          <w:p w14:paraId="3A1EED30" w14:textId="17AA3F60" w:rsidR="0019785C" w:rsidRPr="00082486" w:rsidRDefault="0019785C" w:rsidP="0019785C">
            <w:r>
              <w:rPr>
                <w:rFonts w:hint="eastAsia"/>
              </w:rPr>
              <w:t>借款人省份分布</w:t>
            </w:r>
          </w:p>
        </w:tc>
        <w:tc>
          <w:tcPr>
            <w:tcW w:w="6316" w:type="dxa"/>
          </w:tcPr>
          <w:p w14:paraId="4F7E1DFB" w14:textId="76B2365A" w:rsidR="0019785C" w:rsidRDefault="0019785C" w:rsidP="0019785C">
            <w:r>
              <w:rPr>
                <w:rFonts w:hint="eastAsia"/>
              </w:rPr>
              <w:t>枚举值</w:t>
            </w:r>
          </w:p>
        </w:tc>
      </w:tr>
      <w:tr w:rsidR="0019785C" w:rsidRPr="00D5491F" w14:paraId="19381DED" w14:textId="77777777" w:rsidTr="00746D74">
        <w:tc>
          <w:tcPr>
            <w:tcW w:w="1980" w:type="dxa"/>
          </w:tcPr>
          <w:p w14:paraId="3A0C7B8F" w14:textId="18E0BE07" w:rsidR="0019785C" w:rsidRDefault="0019785C" w:rsidP="0019785C">
            <w:r>
              <w:rPr>
                <w:rFonts w:hint="eastAsia"/>
              </w:rPr>
              <w:t>抵押率</w:t>
            </w:r>
          </w:p>
        </w:tc>
        <w:tc>
          <w:tcPr>
            <w:tcW w:w="6316" w:type="dxa"/>
          </w:tcPr>
          <w:p w14:paraId="1C5D1D24" w14:textId="3FB15E1B" w:rsidR="0019785C" w:rsidRDefault="0019785C" w:rsidP="0019785C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%</w:t>
            </w:r>
            <w:r>
              <w:t>(</w:t>
            </w:r>
            <w:r>
              <w:rPr>
                <w:rFonts w:hint="eastAsia"/>
              </w:rPr>
              <w:t>含</w:t>
            </w:r>
            <w:r>
              <w:t>)</w:t>
            </w:r>
            <w:r>
              <w:rPr>
                <w:rFonts w:hint="eastAsia"/>
              </w:rPr>
              <w:t>以下</w:t>
            </w:r>
          </w:p>
          <w:p w14:paraId="6FBBE69B" w14:textId="262C1609" w:rsidR="0019785C" w:rsidRPr="00082486" w:rsidRDefault="0019785C" w:rsidP="0019785C">
            <w:r>
              <w:t>1</w:t>
            </w:r>
            <w:r w:rsidRPr="00082486">
              <w:t>0%（不含）-</w:t>
            </w:r>
            <w:r>
              <w:t>2</w:t>
            </w:r>
            <w:r w:rsidRPr="00082486">
              <w:t>0%（含）</w:t>
            </w:r>
          </w:p>
          <w:p w14:paraId="75A77EE1" w14:textId="0B5D74B8" w:rsidR="0019785C" w:rsidRPr="00082486" w:rsidRDefault="0019785C" w:rsidP="0019785C">
            <w:r>
              <w:t>2</w:t>
            </w:r>
            <w:r w:rsidRPr="00082486">
              <w:t>0%（不含）-</w:t>
            </w:r>
            <w:r>
              <w:t>3</w:t>
            </w:r>
            <w:r w:rsidRPr="00082486">
              <w:t>0%（含）</w:t>
            </w:r>
          </w:p>
          <w:p w14:paraId="2DE863CE" w14:textId="6BCC0A51" w:rsidR="0019785C" w:rsidRPr="00082486" w:rsidRDefault="0019785C" w:rsidP="0019785C">
            <w:r>
              <w:t>3</w:t>
            </w:r>
            <w:r w:rsidRPr="00082486">
              <w:t>0%（不含）-</w:t>
            </w:r>
            <w:r>
              <w:t>4</w:t>
            </w:r>
            <w:r w:rsidRPr="00082486">
              <w:t>0%（含）</w:t>
            </w:r>
          </w:p>
          <w:p w14:paraId="6304BF97" w14:textId="0C4AE3FF" w:rsidR="0019785C" w:rsidRDefault="0019785C" w:rsidP="0019785C">
            <w:r>
              <w:t>4</w:t>
            </w:r>
            <w:r w:rsidRPr="00082486">
              <w:t>0%（不含）-</w:t>
            </w:r>
            <w:r>
              <w:t>5</w:t>
            </w:r>
            <w:r w:rsidRPr="00082486">
              <w:t>0%（含）</w:t>
            </w:r>
          </w:p>
          <w:p w14:paraId="301958DF" w14:textId="735D40A3" w:rsidR="0019785C" w:rsidRDefault="0019785C" w:rsidP="0019785C">
            <w:r>
              <w:t>5</w:t>
            </w:r>
            <w:r w:rsidRPr="00082486">
              <w:t>0%（不含）-</w:t>
            </w:r>
            <w:r>
              <w:t>6</w:t>
            </w:r>
            <w:r w:rsidRPr="00082486">
              <w:t>0%（含）</w:t>
            </w:r>
          </w:p>
          <w:p w14:paraId="5B85A15A" w14:textId="3ED91F5D" w:rsidR="0019785C" w:rsidRDefault="0019785C" w:rsidP="0019785C">
            <w:r>
              <w:t>6</w:t>
            </w:r>
            <w:r w:rsidRPr="00082486">
              <w:t>0%（不含）-</w:t>
            </w:r>
            <w:r>
              <w:t>7</w:t>
            </w:r>
            <w:r w:rsidRPr="00082486">
              <w:t>0%（含）</w:t>
            </w:r>
          </w:p>
          <w:p w14:paraId="2A950356" w14:textId="725BB652" w:rsidR="0019785C" w:rsidRDefault="0019785C" w:rsidP="0019785C">
            <w:r>
              <w:t>7</w:t>
            </w:r>
            <w:r w:rsidRPr="00082486">
              <w:t>0%（不含）-</w:t>
            </w:r>
            <w:r>
              <w:t>8</w:t>
            </w:r>
            <w:r w:rsidRPr="00082486">
              <w:t>0%（含）</w:t>
            </w:r>
          </w:p>
          <w:p w14:paraId="436E4B38" w14:textId="18AACC09" w:rsidR="0019785C" w:rsidRPr="0019785C" w:rsidRDefault="0019785C" w:rsidP="0019785C">
            <w:pPr>
              <w:rPr>
                <w:b/>
              </w:rPr>
            </w:pPr>
            <w:r>
              <w:t>8</w:t>
            </w:r>
            <w:r w:rsidRPr="00082486">
              <w:t>0%（不含）-</w:t>
            </w:r>
            <w:r>
              <w:t>9</w:t>
            </w:r>
            <w:r w:rsidRPr="00082486">
              <w:t>0%（含）</w:t>
            </w:r>
          </w:p>
          <w:p w14:paraId="0BECDF1D" w14:textId="07720629" w:rsidR="0019785C" w:rsidRPr="00082486" w:rsidRDefault="0019785C" w:rsidP="0019785C">
            <w:r>
              <w:t>9</w:t>
            </w:r>
            <w:r w:rsidRPr="00082486">
              <w:t>0%（不含）以上</w:t>
            </w:r>
          </w:p>
        </w:tc>
      </w:tr>
      <w:tr w:rsidR="0019785C" w:rsidRPr="00D5491F" w14:paraId="65BEF1CC" w14:textId="77777777" w:rsidTr="00746D74">
        <w:tc>
          <w:tcPr>
            <w:tcW w:w="1980" w:type="dxa"/>
          </w:tcPr>
          <w:p w14:paraId="651F1518" w14:textId="19B0A5E9" w:rsidR="0019785C" w:rsidRDefault="0019785C" w:rsidP="0019785C">
            <w:r>
              <w:rPr>
                <w:rFonts w:hint="eastAsia"/>
              </w:rPr>
              <w:t>车辆品牌</w:t>
            </w:r>
          </w:p>
        </w:tc>
        <w:tc>
          <w:tcPr>
            <w:tcW w:w="6316" w:type="dxa"/>
          </w:tcPr>
          <w:p w14:paraId="74791F9E" w14:textId="28D9ABBF" w:rsidR="0019785C" w:rsidRPr="00082486" w:rsidRDefault="0019785C" w:rsidP="0019785C">
            <w:r>
              <w:rPr>
                <w:rFonts w:hint="eastAsia"/>
              </w:rPr>
              <w:t>枚举值</w:t>
            </w:r>
          </w:p>
        </w:tc>
      </w:tr>
      <w:tr w:rsidR="0019785C" w:rsidRPr="00D5491F" w14:paraId="228FCEC8" w14:textId="77777777" w:rsidTr="00746D74">
        <w:tc>
          <w:tcPr>
            <w:tcW w:w="1980" w:type="dxa"/>
          </w:tcPr>
          <w:p w14:paraId="70A9ECA9" w14:textId="1D93D4A3" w:rsidR="0019785C" w:rsidRDefault="0019785C" w:rsidP="0019785C">
            <w:r>
              <w:rPr>
                <w:rFonts w:hint="eastAsia"/>
              </w:rPr>
              <w:t>新旧车辆分布</w:t>
            </w:r>
          </w:p>
        </w:tc>
        <w:tc>
          <w:tcPr>
            <w:tcW w:w="6316" w:type="dxa"/>
          </w:tcPr>
          <w:p w14:paraId="41E8FF1D" w14:textId="4B51309B" w:rsidR="0019785C" w:rsidRDefault="0019785C" w:rsidP="0019785C">
            <w:r>
              <w:rPr>
                <w:rFonts w:hint="eastAsia"/>
              </w:rPr>
              <w:t>枚举值</w:t>
            </w:r>
          </w:p>
        </w:tc>
      </w:tr>
    </w:tbl>
    <w:p w14:paraId="60D9F6D9" w14:textId="526559A3" w:rsidR="00753070" w:rsidRDefault="00753070" w:rsidP="00753070"/>
    <w:p w14:paraId="152CB6CE" w14:textId="20836C27" w:rsidR="00DC0A2E" w:rsidRDefault="00DC0A2E" w:rsidP="00DC0A2E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下载为报告</w:t>
      </w:r>
    </w:p>
    <w:p w14:paraId="6CD8D248" w14:textId="629F9C6C" w:rsidR="00DC0A2E" w:rsidRDefault="00DC0A2E" w:rsidP="00AA704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点击下载为报告，生成以下文档。</w:t>
      </w:r>
    </w:p>
    <w:p w14:paraId="2040CFFA" w14:textId="405403F6" w:rsidR="00DC0A2E" w:rsidRDefault="00DC0A2E" w:rsidP="00AA704A">
      <w:pPr>
        <w:pStyle w:val="a5"/>
        <w:numPr>
          <w:ilvl w:val="1"/>
          <w:numId w:val="20"/>
        </w:numPr>
        <w:ind w:firstLineChars="0"/>
      </w:pPr>
      <w:r>
        <w:rPr>
          <w:rFonts w:hint="eastAsia"/>
        </w:rPr>
        <w:t>文件类型为docx；</w:t>
      </w:r>
    </w:p>
    <w:p w14:paraId="7228D326" w14:textId="24F8E4EA" w:rsidR="00DC0A2E" w:rsidRDefault="00DC0A2E" w:rsidP="00AA704A">
      <w:pPr>
        <w:pStyle w:val="a5"/>
        <w:numPr>
          <w:ilvl w:val="1"/>
          <w:numId w:val="20"/>
        </w:numPr>
        <w:ind w:firstLineChars="0"/>
      </w:pPr>
      <w:r>
        <w:rPr>
          <w:rFonts w:hint="eastAsia"/>
        </w:rPr>
        <w:t>文件名为：项目名称_报告日期_下载时间</w:t>
      </w:r>
    </w:p>
    <w:p w14:paraId="7B72B494" w14:textId="59ECE357" w:rsidR="00DC0A2E" w:rsidRDefault="00DC0A2E" w:rsidP="00AA704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下载后的模板如下：</w:t>
      </w:r>
    </w:p>
    <w:p w14:paraId="46F01E12" w14:textId="77777777" w:rsidR="00DC0A2E" w:rsidRDefault="00DC0A2E" w:rsidP="00AA704A">
      <w:pPr>
        <w:pStyle w:val="a5"/>
        <w:numPr>
          <w:ilvl w:val="1"/>
          <w:numId w:val="20"/>
        </w:numPr>
        <w:ind w:firstLineChars="0"/>
      </w:pPr>
      <w:r>
        <w:rPr>
          <w:rFonts w:hint="eastAsia"/>
        </w:rPr>
        <w:t>报告中，</w:t>
      </w:r>
    </w:p>
    <w:p w14:paraId="6FDA7053" w14:textId="04BE7B13" w:rsidR="00DC0A2E" w:rsidRDefault="00DC0A2E" w:rsidP="00AA704A">
      <w:pPr>
        <w:pStyle w:val="a5"/>
        <w:numPr>
          <w:ilvl w:val="2"/>
          <w:numId w:val="20"/>
        </w:numPr>
        <w:ind w:firstLineChars="0"/>
      </w:pPr>
      <w:r>
        <w:rPr>
          <w:rFonts w:hint="eastAsia"/>
        </w:rPr>
        <w:t>报告数据日期，为页面上选择的统计截止日期</w:t>
      </w:r>
    </w:p>
    <w:p w14:paraId="1A8435E9" w14:textId="455DDB63" w:rsidR="00DC0A2E" w:rsidRDefault="00DC0A2E" w:rsidP="00AA704A">
      <w:pPr>
        <w:pStyle w:val="a5"/>
        <w:numPr>
          <w:ilvl w:val="2"/>
          <w:numId w:val="20"/>
        </w:numPr>
        <w:ind w:firstLineChars="0"/>
      </w:pPr>
      <w:r>
        <w:t>生成报告时间：为下载生成的时间</w:t>
      </w:r>
    </w:p>
    <w:p w14:paraId="3AFBB73F" w14:textId="2204DC4C" w:rsidR="00DC0A2E" w:rsidRDefault="00DC0A2E" w:rsidP="00DC0A2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2093B3" wp14:editId="02CEFDD7">
            <wp:extent cx="2809875" cy="771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608059102"/>
    <w:bookmarkEnd w:id="0"/>
    <w:p w14:paraId="2F8422C8" w14:textId="3FD60D52" w:rsidR="00AE1C94" w:rsidRPr="00DC0A2E" w:rsidRDefault="00A45448" w:rsidP="00DC0A2E">
      <w:pPr>
        <w:pStyle w:val="a5"/>
        <w:ind w:left="360" w:firstLineChars="0" w:firstLine="0"/>
      </w:pPr>
      <w:r>
        <w:object w:dxaOrig="1520" w:dyaOrig="1061" w14:anchorId="63CF0A49">
          <v:shape id="_x0000_i1028" type="#_x0000_t75" style="width:75.9pt;height:53.65pt" o:ole="">
            <v:imagedata r:id="rId39" o:title=""/>
          </v:shape>
          <o:OLEObject Type="Embed" ProgID="Word.Document.12" ShapeID="_x0000_i1028" DrawAspect="Icon" ObjectID="_1609192051" r:id="rId40">
            <o:FieldCodes>\s</o:FieldCodes>
          </o:OLEObject>
        </w:object>
      </w:r>
    </w:p>
    <w:p w14:paraId="38289812" w14:textId="37672B7B" w:rsidR="00D57672" w:rsidRDefault="00D57672" w:rsidP="00D57672">
      <w:pPr>
        <w:pStyle w:val="3"/>
        <w:numPr>
          <w:ilvl w:val="2"/>
          <w:numId w:val="1"/>
        </w:numPr>
      </w:pPr>
      <w:r>
        <w:rPr>
          <w:rFonts w:hint="eastAsia"/>
        </w:rPr>
        <w:t>基础资产信息</w:t>
      </w:r>
    </w:p>
    <w:p w14:paraId="085EC967" w14:textId="77777777" w:rsidR="00D57672" w:rsidRPr="00D57672" w:rsidRDefault="00D57672" w:rsidP="00D57672">
      <w:r>
        <w:rPr>
          <w:noProof/>
        </w:rPr>
        <w:drawing>
          <wp:inline distT="0" distB="0" distL="0" distR="0" wp14:anchorId="3F0F0028" wp14:editId="3D85C603">
            <wp:extent cx="5274310" cy="26231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263F" w14:textId="77777777" w:rsidR="00D57672" w:rsidRDefault="00D57672" w:rsidP="00AA704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以合同编号、资产状态、所属资产包、风控状态 为主要的查询条件。均为非必填</w:t>
      </w:r>
    </w:p>
    <w:p w14:paraId="250510B6" w14:textId="40440CAC" w:rsidR="00D57672" w:rsidRDefault="00D57672" w:rsidP="00AA704A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资产状态、所属资产包、</w:t>
      </w:r>
      <w:ins w:id="1" w:author="郑鸿雁" w:date="2019-01-17T00:49:00Z">
        <w:r w:rsidR="0030472E">
          <w:rPr>
            <w:rFonts w:hint="eastAsia"/>
          </w:rPr>
          <w:t xml:space="preserve">风控状态 </w:t>
        </w:r>
      </w:ins>
      <w:r>
        <w:rPr>
          <w:rFonts w:hint="eastAsia"/>
        </w:rPr>
        <w:t>均为下拉多选。</w:t>
      </w:r>
    </w:p>
    <w:p w14:paraId="4E5ED714" w14:textId="77777777" w:rsidR="00D57672" w:rsidRDefault="00D57672" w:rsidP="00AA704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表格页面，默认展示为全部资产。</w:t>
      </w:r>
    </w:p>
    <w:p w14:paraId="276E069D" w14:textId="77777777" w:rsidR="00D57672" w:rsidRDefault="00D57672" w:rsidP="00AA704A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合计：所有资产</w:t>
      </w:r>
    </w:p>
    <w:p w14:paraId="43008189" w14:textId="77777777" w:rsidR="00D57672" w:rsidRDefault="00D57672" w:rsidP="00AA704A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当前本金余额：为所有当前本金余额字段累加。</w:t>
      </w:r>
    </w:p>
    <w:p w14:paraId="05765012" w14:textId="77777777" w:rsidR="00D57672" w:rsidRDefault="00D57672" w:rsidP="00AA704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导出查询结果资产</w:t>
      </w:r>
    </w:p>
    <w:p w14:paraId="26EA7A36" w14:textId="77777777" w:rsidR="00D57672" w:rsidRDefault="00D57672" w:rsidP="00AA704A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导出对应结果资产详情</w:t>
      </w:r>
    </w:p>
    <w:p w14:paraId="0C5F41E3" w14:textId="77777777" w:rsidR="00D57672" w:rsidRDefault="00D57672" w:rsidP="00AA704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00A45DE" wp14:editId="35273B41">
            <wp:extent cx="304800" cy="311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" cy="3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有对应两个选项：</w:t>
      </w:r>
    </w:p>
    <w:p w14:paraId="3D6F53E4" w14:textId="77777777" w:rsidR="00D57672" w:rsidRDefault="00D57672" w:rsidP="00D5767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18EBC7" wp14:editId="001A0FDB">
            <wp:extent cx="1595597" cy="9144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7644" cy="9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3508" w14:textId="77777777" w:rsidR="00D57672" w:rsidRDefault="00D57672" w:rsidP="00AA704A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结果中随机“XXX”笔</w:t>
      </w:r>
    </w:p>
    <w:p w14:paraId="50E960A0" w14:textId="77777777" w:rsidR="00D57672" w:rsidRDefault="00D57672" w:rsidP="00AA704A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默认为最大值，填入的数据在[1~当前所有资产笔数]之间，否则为默认值。</w:t>
      </w:r>
    </w:p>
    <w:p w14:paraId="242CC98C" w14:textId="0DA6F1D6" w:rsidR="00D57672" w:rsidRDefault="00D57672" w:rsidP="00AA704A">
      <w:pPr>
        <w:pStyle w:val="a5"/>
        <w:numPr>
          <w:ilvl w:val="2"/>
          <w:numId w:val="7"/>
        </w:numPr>
        <w:ind w:firstLineChars="0"/>
        <w:rPr>
          <w:ins w:id="2" w:author="郑鸿雁" w:date="2019-01-17T00:50:00Z"/>
        </w:rPr>
      </w:pPr>
      <w:r>
        <w:rPr>
          <w:rFonts w:hint="eastAsia"/>
        </w:rPr>
        <w:t>如为最大值，点击查询视为关闭。</w:t>
      </w:r>
    </w:p>
    <w:p w14:paraId="58985FEE" w14:textId="3D5399CA" w:rsidR="0030472E" w:rsidRDefault="0030472E" w:rsidP="0030472E">
      <w:pPr>
        <w:pStyle w:val="a5"/>
        <w:numPr>
          <w:ilvl w:val="0"/>
          <w:numId w:val="7"/>
        </w:numPr>
        <w:ind w:firstLineChars="0"/>
        <w:rPr>
          <w:ins w:id="3" w:author="郑鸿雁" w:date="2019-01-17T00:51:00Z"/>
        </w:rPr>
        <w:pPrChange w:id="4" w:author="郑鸿雁" w:date="2019-01-17T00:50:00Z">
          <w:pPr>
            <w:pStyle w:val="a5"/>
            <w:numPr>
              <w:ilvl w:val="2"/>
              <w:numId w:val="7"/>
            </w:numPr>
            <w:ind w:left="1260" w:firstLineChars="0" w:hanging="420"/>
          </w:pPr>
        </w:pPrChange>
      </w:pPr>
      <w:ins w:id="5" w:author="郑鸿雁" w:date="2019-01-17T00:50:00Z">
        <w:r>
          <w:rPr>
            <w:rFonts w:hint="eastAsia"/>
          </w:rPr>
          <w:t>资产的风控状态有三种状态：YES、NO、NA</w:t>
        </w:r>
      </w:ins>
    </w:p>
    <w:p w14:paraId="4B3FBD4A" w14:textId="194DA251" w:rsidR="0030472E" w:rsidRDefault="0030472E" w:rsidP="0030472E">
      <w:pPr>
        <w:pStyle w:val="a5"/>
        <w:numPr>
          <w:ilvl w:val="1"/>
          <w:numId w:val="7"/>
        </w:numPr>
        <w:ind w:firstLineChars="0"/>
        <w:rPr>
          <w:ins w:id="6" w:author="郑鸿雁" w:date="2019-01-17T00:51:00Z"/>
        </w:rPr>
        <w:pPrChange w:id="7" w:author="郑鸿雁" w:date="2019-01-17T00:51:00Z">
          <w:pPr>
            <w:pStyle w:val="a5"/>
            <w:numPr>
              <w:ilvl w:val="2"/>
              <w:numId w:val="7"/>
            </w:numPr>
            <w:ind w:left="1260" w:firstLineChars="0" w:hanging="420"/>
          </w:pPr>
        </w:pPrChange>
      </w:pPr>
      <w:ins w:id="8" w:author="郑鸿雁" w:date="2019-01-17T00:51:00Z">
        <w:r>
          <w:rPr>
            <w:rFonts w:hint="eastAsia"/>
          </w:rPr>
          <w:t>风控返回结束时为YES</w:t>
        </w:r>
        <w:r>
          <w:t>/</w:t>
        </w:r>
        <w:r>
          <w:rPr>
            <w:rFonts w:hint="eastAsia"/>
          </w:rPr>
          <w:t>NO</w:t>
        </w:r>
      </w:ins>
    </w:p>
    <w:p w14:paraId="5258B34C" w14:textId="53821E34" w:rsidR="0030472E" w:rsidRDefault="0030472E" w:rsidP="0030472E">
      <w:pPr>
        <w:pStyle w:val="a5"/>
        <w:numPr>
          <w:ilvl w:val="1"/>
          <w:numId w:val="7"/>
        </w:numPr>
        <w:ind w:firstLineChars="0"/>
        <w:pPrChange w:id="9" w:author="郑鸿雁" w:date="2019-01-17T00:51:00Z">
          <w:pPr>
            <w:pStyle w:val="a5"/>
            <w:numPr>
              <w:ilvl w:val="2"/>
              <w:numId w:val="7"/>
            </w:numPr>
            <w:ind w:left="1260" w:firstLineChars="0" w:hanging="420"/>
          </w:pPr>
        </w:pPrChange>
      </w:pPr>
      <w:ins w:id="10" w:author="郑鸿雁" w:date="2019-01-17T00:51:00Z">
        <w:r>
          <w:rPr>
            <w:rFonts w:hint="eastAsia"/>
          </w:rPr>
          <w:t>其他则返回NA，如风控查询接口为未查得，也为NA</w:t>
        </w:r>
      </w:ins>
      <w:ins w:id="11" w:author="郑鸿雁" w:date="2019-01-17T00:52:00Z">
        <w:r>
          <w:rPr>
            <w:rFonts w:hint="eastAsia"/>
          </w:rPr>
          <w:t>。</w:t>
        </w:r>
      </w:ins>
    </w:p>
    <w:p w14:paraId="6DDDEAFD" w14:textId="77777777" w:rsidR="00B9592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t>资产详情</w:t>
      </w:r>
    </w:p>
    <w:p w14:paraId="653CB728" w14:textId="21A7853D" w:rsidR="0033583B" w:rsidRDefault="0033583B" w:rsidP="00B9592B">
      <w:pPr>
        <w:pStyle w:val="4"/>
        <w:numPr>
          <w:ilvl w:val="3"/>
          <w:numId w:val="1"/>
        </w:numPr>
      </w:pPr>
      <w:r>
        <w:rPr>
          <w:rFonts w:hint="eastAsia"/>
        </w:rPr>
        <w:t>基础信息</w:t>
      </w:r>
    </w:p>
    <w:p w14:paraId="654B5551" w14:textId="0185E574" w:rsidR="0033583B" w:rsidRPr="0033583B" w:rsidRDefault="00B9592B" w:rsidP="0033583B">
      <w:r>
        <w:rPr>
          <w:noProof/>
        </w:rPr>
        <w:drawing>
          <wp:inline distT="0" distB="0" distL="0" distR="0" wp14:anchorId="08C050F6" wp14:editId="46658EC3">
            <wp:extent cx="5274310" cy="3815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1D3" w14:textId="77777777" w:rsidR="00D57672" w:rsidRDefault="0033583B" w:rsidP="00AA704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点击查看，可查看资产基础信息：</w:t>
      </w:r>
    </w:p>
    <w:p w14:paraId="3C8DE69F" w14:textId="55CEAAD9" w:rsidR="0033583B" w:rsidRDefault="0033583B" w:rsidP="00AA704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目前展示“合同信息、借款方信息</w:t>
      </w:r>
      <w:r w:rsidR="00B9592B">
        <w:rPr>
          <w:rFonts w:hint="eastAsia"/>
        </w:rPr>
        <w:t>、抵押物信息</w:t>
      </w:r>
      <w:r>
        <w:rPr>
          <w:rFonts w:hint="eastAsia"/>
        </w:rPr>
        <w:t>”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963"/>
        <w:gridCol w:w="3973"/>
      </w:tblGrid>
      <w:tr w:rsidR="00B9592B" w:rsidRPr="00B30174" w14:paraId="3951A277" w14:textId="77777777" w:rsidTr="00F421DA">
        <w:tc>
          <w:tcPr>
            <w:tcW w:w="4148" w:type="dxa"/>
          </w:tcPr>
          <w:p w14:paraId="24C02C95" w14:textId="77777777" w:rsidR="00B9592B" w:rsidRPr="00B30174" w:rsidRDefault="00B9592B" w:rsidP="00F421DA">
            <w:pPr>
              <w:pStyle w:val="a5"/>
              <w:ind w:firstLineChars="0" w:firstLine="0"/>
              <w:rPr>
                <w:b/>
              </w:rPr>
            </w:pPr>
            <w:r w:rsidRPr="00B30174">
              <w:rPr>
                <w:rFonts w:hint="eastAsia"/>
                <w:b/>
              </w:rPr>
              <w:t>证券化类型</w:t>
            </w:r>
          </w:p>
        </w:tc>
        <w:tc>
          <w:tcPr>
            <w:tcW w:w="4148" w:type="dxa"/>
          </w:tcPr>
          <w:p w14:paraId="7B7B03E7" w14:textId="438A5B82" w:rsidR="00B9592B" w:rsidRPr="00B30174" w:rsidRDefault="00B9592B" w:rsidP="00F421D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信息类别</w:t>
            </w:r>
          </w:p>
        </w:tc>
      </w:tr>
      <w:tr w:rsidR="00B9592B" w14:paraId="2E25CE80" w14:textId="77777777" w:rsidTr="00F421DA">
        <w:tc>
          <w:tcPr>
            <w:tcW w:w="4148" w:type="dxa"/>
          </w:tcPr>
          <w:p w14:paraId="0BD2784A" w14:textId="77777777" w:rsidR="00B9592B" w:rsidRDefault="00B9592B" w:rsidP="00F421DA">
            <w:pPr>
              <w:pStyle w:val="a5"/>
              <w:ind w:firstLineChars="0" w:firstLine="0"/>
            </w:pPr>
            <w:r>
              <w:rPr>
                <w:rFonts w:hint="eastAsia"/>
              </w:rPr>
              <w:t>个人消费贷</w:t>
            </w:r>
          </w:p>
        </w:tc>
        <w:tc>
          <w:tcPr>
            <w:tcW w:w="4148" w:type="dxa"/>
          </w:tcPr>
          <w:p w14:paraId="245D662F" w14:textId="6F0E753D" w:rsidR="00B9592B" w:rsidRDefault="00B9592B" w:rsidP="00F421DA">
            <w:pPr>
              <w:pStyle w:val="a5"/>
              <w:ind w:firstLineChars="0" w:firstLine="0"/>
            </w:pPr>
            <w:r>
              <w:rPr>
                <w:rFonts w:hint="eastAsia"/>
              </w:rPr>
              <w:t>合同信息、借款方信息</w:t>
            </w:r>
          </w:p>
        </w:tc>
      </w:tr>
      <w:tr w:rsidR="00B9592B" w14:paraId="4EAF87B3" w14:textId="77777777" w:rsidTr="00F421DA">
        <w:tc>
          <w:tcPr>
            <w:tcW w:w="4148" w:type="dxa"/>
          </w:tcPr>
          <w:p w14:paraId="7B6FCB87" w14:textId="77777777" w:rsidR="00B9592B" w:rsidRDefault="00B9592B" w:rsidP="00F421DA">
            <w:pPr>
              <w:pStyle w:val="a5"/>
              <w:ind w:firstLineChars="0" w:firstLine="0"/>
            </w:pPr>
            <w:r>
              <w:rPr>
                <w:rFonts w:hint="eastAsia"/>
              </w:rPr>
              <w:t>车辆抵押贷</w:t>
            </w:r>
          </w:p>
        </w:tc>
        <w:tc>
          <w:tcPr>
            <w:tcW w:w="4148" w:type="dxa"/>
          </w:tcPr>
          <w:p w14:paraId="0AE001BE" w14:textId="3B5043E6" w:rsidR="00B9592B" w:rsidRDefault="00B9592B" w:rsidP="00F421DA">
            <w:pPr>
              <w:pStyle w:val="a5"/>
              <w:ind w:firstLineChars="0" w:firstLine="0"/>
            </w:pPr>
            <w:r>
              <w:rPr>
                <w:rFonts w:hint="eastAsia"/>
              </w:rPr>
              <w:t>合同信息、借款方信息、抵押物信息</w:t>
            </w:r>
          </w:p>
        </w:tc>
      </w:tr>
    </w:tbl>
    <w:p w14:paraId="28D7A4C6" w14:textId="252D0764" w:rsidR="005B2A04" w:rsidRDefault="00B9592B" w:rsidP="00AA704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资产年利率统一转化规则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47"/>
        <w:gridCol w:w="2749"/>
        <w:gridCol w:w="2800"/>
      </w:tblGrid>
      <w:tr w:rsidR="005B2A04" w14:paraId="5C5916AF" w14:textId="77777777" w:rsidTr="0027397A">
        <w:tc>
          <w:tcPr>
            <w:tcW w:w="2744" w:type="dxa"/>
          </w:tcPr>
          <w:p w14:paraId="19588663" w14:textId="625C0855" w:rsidR="005B2A04" w:rsidRDefault="005B2A04" w:rsidP="005B2A04"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2746" w:type="dxa"/>
          </w:tcPr>
          <w:p w14:paraId="74283989" w14:textId="7FB89D23" w:rsidR="005B2A04" w:rsidRDefault="005B2A04" w:rsidP="005B2A04">
            <w:r>
              <w:rPr>
                <w:rFonts w:hint="eastAsia"/>
              </w:rPr>
              <w:t>说明</w:t>
            </w:r>
          </w:p>
        </w:tc>
        <w:tc>
          <w:tcPr>
            <w:tcW w:w="2806" w:type="dxa"/>
          </w:tcPr>
          <w:p w14:paraId="4634381A" w14:textId="77777777" w:rsidR="005B2A04" w:rsidRDefault="005B2A04" w:rsidP="005B2A04"/>
        </w:tc>
      </w:tr>
      <w:tr w:rsidR="0027397A" w14:paraId="0E07F559" w14:textId="77777777" w:rsidTr="0027397A">
        <w:tc>
          <w:tcPr>
            <w:tcW w:w="2765" w:type="dxa"/>
            <w:vMerge w:val="restart"/>
            <w:vAlign w:val="center"/>
          </w:tcPr>
          <w:p w14:paraId="60C81E39" w14:textId="4476A784" w:rsidR="0027397A" w:rsidRDefault="0027397A" w:rsidP="0027397A">
            <w:r>
              <w:rPr>
                <w:rFonts w:hint="eastAsia"/>
              </w:rPr>
              <w:t>合同年化利率</w:t>
            </w:r>
          </w:p>
        </w:tc>
        <w:tc>
          <w:tcPr>
            <w:tcW w:w="2765" w:type="dxa"/>
          </w:tcPr>
          <w:p w14:paraId="783C6B10" w14:textId="7173E67C" w:rsidR="0027397A" w:rsidRDefault="0027397A" w:rsidP="005B2A04">
            <w:r>
              <w:rPr>
                <w:rFonts w:hint="eastAsia"/>
              </w:rPr>
              <w:t>当利率为月利率</w:t>
            </w:r>
          </w:p>
        </w:tc>
        <w:tc>
          <w:tcPr>
            <w:tcW w:w="2766" w:type="dxa"/>
          </w:tcPr>
          <w:p w14:paraId="40E43667" w14:textId="5CEFDEB8" w:rsidR="0027397A" w:rsidRDefault="0027397A" w:rsidP="005B2A04">
            <w:r>
              <w:rPr>
                <w:rFonts w:hint="eastAsia"/>
              </w:rPr>
              <w:t>则月利率*</w:t>
            </w:r>
            <w:r>
              <w:t>12=</w:t>
            </w:r>
            <w:r>
              <w:rPr>
                <w:rFonts w:hint="eastAsia"/>
              </w:rPr>
              <w:t>年利率</w:t>
            </w:r>
          </w:p>
        </w:tc>
      </w:tr>
      <w:tr w:rsidR="0027397A" w14:paraId="510D28A1" w14:textId="77777777" w:rsidTr="0027397A">
        <w:tc>
          <w:tcPr>
            <w:tcW w:w="2744" w:type="dxa"/>
            <w:vMerge/>
          </w:tcPr>
          <w:p w14:paraId="6A9EBFF9" w14:textId="77777777" w:rsidR="0027397A" w:rsidRDefault="0027397A" w:rsidP="005B2A04">
            <w:commentRangeStart w:id="12"/>
            <w:commentRangeStart w:id="13"/>
          </w:p>
        </w:tc>
        <w:tc>
          <w:tcPr>
            <w:tcW w:w="2746" w:type="dxa"/>
          </w:tcPr>
          <w:p w14:paraId="67379A42" w14:textId="6E96B61C" w:rsidR="0027397A" w:rsidRDefault="0027397A" w:rsidP="005B2A04">
            <w:r>
              <w:rPr>
                <w:rFonts w:hint="eastAsia"/>
              </w:rPr>
              <w:t>当利率为日利率：利率计算基础为3</w:t>
            </w:r>
            <w:r>
              <w:t>65</w:t>
            </w:r>
          </w:p>
        </w:tc>
        <w:tc>
          <w:tcPr>
            <w:tcW w:w="2806" w:type="dxa"/>
          </w:tcPr>
          <w:p w14:paraId="5B25B7E8" w14:textId="612F79FB" w:rsidR="0027397A" w:rsidRDefault="0027397A" w:rsidP="005B2A04">
            <w:r>
              <w:rPr>
                <w:rFonts w:hint="eastAsia"/>
              </w:rPr>
              <w:t>则日利率*</w:t>
            </w:r>
            <w:r>
              <w:t>365=</w:t>
            </w:r>
            <w:r>
              <w:rPr>
                <w:rFonts w:hint="eastAsia"/>
              </w:rPr>
              <w:t>年利率</w:t>
            </w:r>
            <w:commentRangeEnd w:id="12"/>
            <w:r>
              <w:rPr>
                <w:rStyle w:val="ac"/>
              </w:rPr>
              <w:commentReference w:id="12"/>
            </w:r>
            <w:commentRangeEnd w:id="13"/>
            <w:r>
              <w:rPr>
                <w:rStyle w:val="ac"/>
              </w:rPr>
              <w:commentReference w:id="13"/>
            </w:r>
          </w:p>
        </w:tc>
      </w:tr>
      <w:tr w:rsidR="0027397A" w14:paraId="3C54E80A" w14:textId="77777777" w:rsidTr="0027397A">
        <w:tc>
          <w:tcPr>
            <w:tcW w:w="2744" w:type="dxa"/>
            <w:vMerge/>
          </w:tcPr>
          <w:p w14:paraId="59BEAFD2" w14:textId="77777777" w:rsidR="0027397A" w:rsidRDefault="0027397A" w:rsidP="005B2A04"/>
        </w:tc>
        <w:tc>
          <w:tcPr>
            <w:tcW w:w="2746" w:type="dxa"/>
          </w:tcPr>
          <w:p w14:paraId="036BEB20" w14:textId="64D23C81" w:rsidR="0027397A" w:rsidRDefault="0027397A" w:rsidP="005B2A04">
            <w:r>
              <w:rPr>
                <w:rFonts w:hint="eastAsia"/>
              </w:rPr>
              <w:t>当利率为日利率：利率计算基础为3</w:t>
            </w:r>
            <w:r>
              <w:t>60</w:t>
            </w:r>
          </w:p>
        </w:tc>
        <w:tc>
          <w:tcPr>
            <w:tcW w:w="2806" w:type="dxa"/>
          </w:tcPr>
          <w:p w14:paraId="5E27EA50" w14:textId="218C49A8" w:rsidR="0027397A" w:rsidRDefault="0027397A" w:rsidP="0027397A">
            <w:r>
              <w:rPr>
                <w:rFonts w:hint="eastAsia"/>
              </w:rPr>
              <w:t>则日利率*</w:t>
            </w:r>
            <w:r>
              <w:t>360=</w:t>
            </w:r>
            <w:r>
              <w:rPr>
                <w:rFonts w:hint="eastAsia"/>
              </w:rPr>
              <w:t>年利率</w:t>
            </w:r>
          </w:p>
        </w:tc>
      </w:tr>
    </w:tbl>
    <w:p w14:paraId="5434E234" w14:textId="77777777" w:rsidR="005B2A04" w:rsidRDefault="005B2A04" w:rsidP="005B2A04"/>
    <w:p w14:paraId="4E670E04" w14:textId="3F5BAB69" w:rsidR="00B9592B" w:rsidRDefault="00B9592B" w:rsidP="00B9592B">
      <w:pPr>
        <w:pStyle w:val="4"/>
        <w:numPr>
          <w:ilvl w:val="3"/>
          <w:numId w:val="1"/>
        </w:numPr>
      </w:pPr>
      <w:r>
        <w:rPr>
          <w:rFonts w:hint="eastAsia"/>
        </w:rPr>
        <w:t>还款信息</w:t>
      </w:r>
    </w:p>
    <w:p w14:paraId="3ACBBB21" w14:textId="4B8140F3" w:rsidR="00B9592B" w:rsidRDefault="00B9592B" w:rsidP="00B9592B">
      <w:r>
        <w:rPr>
          <w:noProof/>
        </w:rPr>
        <w:drawing>
          <wp:inline distT="0" distB="0" distL="0" distR="0" wp14:anchorId="7346D2C7" wp14:editId="23C23228">
            <wp:extent cx="5274310" cy="3279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77E7" w14:textId="5040746D" w:rsidR="00B9592B" w:rsidRDefault="00B9592B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区分为四个模块：资产状态、还款计划、实际还款情况、交易流水信息</w:t>
      </w:r>
    </w:p>
    <w:p w14:paraId="5693D75C" w14:textId="7ECBF9E9" w:rsidR="00B9592B" w:rsidRDefault="00B9592B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资产状态</w:t>
      </w:r>
    </w:p>
    <w:p w14:paraId="0926EF01" w14:textId="2D383DC9" w:rsidR="00B9592B" w:rsidRDefault="00B9592B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区分为当前、封包时、入池时的资产状态信息；</w:t>
      </w:r>
    </w:p>
    <w:p w14:paraId="723F63BE" w14:textId="321F6743" w:rsidR="00B9592B" w:rsidRDefault="00B9592B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当为当前时：数据提取日可选择。日期可选范围为【资产可选的数据提取日列表】</w:t>
      </w:r>
    </w:p>
    <w:p w14:paraId="79C942BD" w14:textId="2BFC7227" w:rsidR="00B9592B" w:rsidRDefault="00B9592B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封包时、入池时，数据提取日不可修改。</w:t>
      </w:r>
    </w:p>
    <w:p w14:paraId="0EB4156B" w14:textId="6526435D" w:rsidR="00B57635" w:rsidRDefault="00B57635" w:rsidP="00AA704A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入池时的信息为文件1中的信息</w:t>
      </w:r>
    </w:p>
    <w:p w14:paraId="6D5D3176" w14:textId="70005862" w:rsidR="00B9592B" w:rsidRDefault="00B9592B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还款计划，可选择还款计划生效日，下拉为所有还款计划生效日列表</w:t>
      </w:r>
    </w:p>
    <w:p w14:paraId="46563E75" w14:textId="5CE10E95" w:rsidR="00B57635" w:rsidRDefault="00B57635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收到文件1时，在后台处理的还款计划，标识上：“入池前已还”，后续的计算仅针对未标识的进行统计和处理。</w:t>
      </w:r>
    </w:p>
    <w:p w14:paraId="3CBA4E18" w14:textId="5F35C89E" w:rsidR="00B57635" w:rsidRDefault="00B57635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处理流程（未考虑变更）：（可能是大坑）</w:t>
      </w:r>
    </w:p>
    <w:p w14:paraId="0E24C44E" w14:textId="2D5E4545" w:rsidR="00B57635" w:rsidRDefault="00B57635" w:rsidP="00AA704A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根据文件1中提供的剩余本金、剩余利息、剩余费用，推算还款计划。</w:t>
      </w:r>
    </w:p>
    <w:p w14:paraId="149422D0" w14:textId="6DD25F15" w:rsidR="00B57635" w:rsidRDefault="00B57635" w:rsidP="00AA704A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如果不匹配，则报错范围。</w:t>
      </w:r>
    </w:p>
    <w:p w14:paraId="13B8E6AE" w14:textId="794DC7B5" w:rsidR="00B57635" w:rsidRDefault="00B57635" w:rsidP="00AA704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变更还款计划时，注意原有标识应同步标识</w:t>
      </w:r>
    </w:p>
    <w:p w14:paraId="09DD5569" w14:textId="4363DE3A" w:rsidR="00B9592B" w:rsidRDefault="00B9592B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实际还款情况：资产的所有实际还款情况</w:t>
      </w:r>
    </w:p>
    <w:p w14:paraId="1F324AF7" w14:textId="5E6548D0" w:rsidR="00FC78FF" w:rsidRDefault="00B9592B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交易流水信息：资产的所有交易流水信息</w:t>
      </w:r>
    </w:p>
    <w:p w14:paraId="6EA74AFF" w14:textId="3312AA41" w:rsidR="00FC78FF" w:rsidRDefault="00FC78FF" w:rsidP="00AA704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资产状态信息，需计算，计算公式及口径如下。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733258" w14:paraId="21B489FF" w14:textId="77777777" w:rsidTr="00733258">
        <w:tc>
          <w:tcPr>
            <w:tcW w:w="3256" w:type="dxa"/>
          </w:tcPr>
          <w:p w14:paraId="3B07BDD2" w14:textId="20FEB0A3" w:rsidR="00733258" w:rsidRPr="00733258" w:rsidRDefault="00733258" w:rsidP="0092056C">
            <w:pPr>
              <w:rPr>
                <w:b/>
              </w:rPr>
            </w:pPr>
            <w:r w:rsidRPr="00733258">
              <w:rPr>
                <w:rFonts w:hint="eastAsia"/>
                <w:b/>
              </w:rPr>
              <w:lastRenderedPageBreak/>
              <w:t>字段</w:t>
            </w:r>
          </w:p>
        </w:tc>
        <w:tc>
          <w:tcPr>
            <w:tcW w:w="5040" w:type="dxa"/>
          </w:tcPr>
          <w:p w14:paraId="330A0026" w14:textId="1709F75F" w:rsidR="00733258" w:rsidRPr="00733258" w:rsidRDefault="00733258" w:rsidP="0092056C">
            <w:pPr>
              <w:rPr>
                <w:b/>
              </w:rPr>
            </w:pPr>
            <w:r w:rsidRPr="00733258">
              <w:rPr>
                <w:rFonts w:hint="eastAsia"/>
                <w:b/>
              </w:rPr>
              <w:t>取值口径</w:t>
            </w:r>
          </w:p>
        </w:tc>
      </w:tr>
      <w:tr w:rsidR="00733258" w14:paraId="183CF95D" w14:textId="77777777" w:rsidTr="00733258">
        <w:tc>
          <w:tcPr>
            <w:tcW w:w="3256" w:type="dxa"/>
          </w:tcPr>
          <w:p w14:paraId="261ECD76" w14:textId="5FFD181B" w:rsidR="00733258" w:rsidRDefault="00733258" w:rsidP="0092056C">
            <w:r>
              <w:rPr>
                <w:rFonts w:hint="eastAsia"/>
              </w:rPr>
              <w:t>总期数</w:t>
            </w:r>
          </w:p>
        </w:tc>
        <w:tc>
          <w:tcPr>
            <w:tcW w:w="5040" w:type="dxa"/>
          </w:tcPr>
          <w:p w14:paraId="06BCE8D5" w14:textId="438223D2" w:rsidR="00733258" w:rsidRDefault="00733258" w:rsidP="0092056C">
            <w:r>
              <w:rPr>
                <w:rFonts w:hint="eastAsia"/>
              </w:rPr>
              <w:t>还款计划（文件2）的总期数</w:t>
            </w:r>
          </w:p>
        </w:tc>
      </w:tr>
      <w:tr w:rsidR="00733258" w:rsidRPr="00733258" w14:paraId="1CDB37F7" w14:textId="77777777" w:rsidTr="00733258">
        <w:tc>
          <w:tcPr>
            <w:tcW w:w="3256" w:type="dxa"/>
          </w:tcPr>
          <w:p w14:paraId="76373149" w14:textId="3D7949E6" w:rsidR="00733258" w:rsidRDefault="00733258" w:rsidP="0092056C">
            <w:r>
              <w:rPr>
                <w:rFonts w:hint="eastAsia"/>
              </w:rPr>
              <w:t>已还期数</w:t>
            </w:r>
          </w:p>
        </w:tc>
        <w:tc>
          <w:tcPr>
            <w:tcW w:w="5040" w:type="dxa"/>
          </w:tcPr>
          <w:p w14:paraId="66268F88" w14:textId="77777777" w:rsidR="00733258" w:rsidRDefault="00733258" w:rsidP="00733258">
            <w:r>
              <w:rPr>
                <w:rFonts w:hint="eastAsia"/>
              </w:rPr>
              <w:t>已还清的最大期数（文件</w:t>
            </w:r>
            <w:r>
              <w:t>4</w:t>
            </w:r>
            <w:r>
              <w:rPr>
                <w:rFonts w:hint="eastAsia"/>
              </w:rPr>
              <w:t>）</w:t>
            </w:r>
          </w:p>
          <w:p w14:paraId="3E6AA8D1" w14:textId="662BDFF0" w:rsidR="00733258" w:rsidRDefault="00733258" w:rsidP="00733258">
            <w:r>
              <w:rPr>
                <w:rFonts w:hint="eastAsia"/>
              </w:rPr>
              <w:t>（暂未考虑部分还款的情况）</w:t>
            </w:r>
          </w:p>
        </w:tc>
      </w:tr>
      <w:tr w:rsidR="00733258" w14:paraId="67E8A14A" w14:textId="77777777" w:rsidTr="00733258">
        <w:tc>
          <w:tcPr>
            <w:tcW w:w="3256" w:type="dxa"/>
          </w:tcPr>
          <w:p w14:paraId="214B9141" w14:textId="5ACDD17F" w:rsidR="00733258" w:rsidRDefault="00733258" w:rsidP="0092056C">
            <w:r>
              <w:rPr>
                <w:rFonts w:hint="eastAsia"/>
              </w:rPr>
              <w:t>剩余期数</w:t>
            </w:r>
          </w:p>
        </w:tc>
        <w:tc>
          <w:tcPr>
            <w:tcW w:w="5040" w:type="dxa"/>
          </w:tcPr>
          <w:p w14:paraId="6B1035B0" w14:textId="07FFBA55" w:rsidR="00733258" w:rsidRDefault="00733258" w:rsidP="0092056C">
            <w:r>
              <w:rPr>
                <w:rFonts w:hint="eastAsia"/>
              </w:rPr>
              <w:t>总期数-已还期数</w:t>
            </w:r>
          </w:p>
        </w:tc>
      </w:tr>
      <w:tr w:rsidR="00733258" w14:paraId="783A0DA1" w14:textId="77777777" w:rsidTr="00733258">
        <w:tc>
          <w:tcPr>
            <w:tcW w:w="3256" w:type="dxa"/>
          </w:tcPr>
          <w:p w14:paraId="6C287039" w14:textId="061B93C0" w:rsidR="00733258" w:rsidRDefault="00733258" w:rsidP="0092056C">
            <w:r>
              <w:rPr>
                <w:rFonts w:hint="eastAsia"/>
              </w:rPr>
              <w:t>剩余本金</w:t>
            </w:r>
          </w:p>
        </w:tc>
        <w:tc>
          <w:tcPr>
            <w:tcW w:w="5040" w:type="dxa"/>
          </w:tcPr>
          <w:p w14:paraId="666628DA" w14:textId="20C9039C" w:rsidR="00733258" w:rsidRDefault="00733258" w:rsidP="0092056C">
            <w:r>
              <w:rPr>
                <w:rFonts w:hint="eastAsia"/>
              </w:rPr>
              <w:t>还款计划中，剩余未还期数的本金求和</w:t>
            </w:r>
          </w:p>
        </w:tc>
      </w:tr>
      <w:tr w:rsidR="00733258" w14:paraId="1E4B6038" w14:textId="77777777" w:rsidTr="00733258">
        <w:tc>
          <w:tcPr>
            <w:tcW w:w="3256" w:type="dxa"/>
          </w:tcPr>
          <w:p w14:paraId="53A842A1" w14:textId="4E9CE0B1" w:rsidR="00733258" w:rsidRDefault="00733258" w:rsidP="0092056C">
            <w:r>
              <w:rPr>
                <w:rFonts w:hint="eastAsia"/>
              </w:rPr>
              <w:t>剩余利息</w:t>
            </w:r>
          </w:p>
        </w:tc>
        <w:tc>
          <w:tcPr>
            <w:tcW w:w="5040" w:type="dxa"/>
          </w:tcPr>
          <w:p w14:paraId="79110DCD" w14:textId="2DAE9423" w:rsidR="00733258" w:rsidRDefault="00733258" w:rsidP="0092056C">
            <w:r w:rsidRPr="00733258">
              <w:rPr>
                <w:rFonts w:hint="eastAsia"/>
              </w:rPr>
              <w:t>还款计划中，剩余未还期数的利息求和</w:t>
            </w:r>
          </w:p>
        </w:tc>
      </w:tr>
      <w:tr w:rsidR="00733258" w14:paraId="297407B4" w14:textId="77777777" w:rsidTr="00733258">
        <w:tc>
          <w:tcPr>
            <w:tcW w:w="3256" w:type="dxa"/>
          </w:tcPr>
          <w:p w14:paraId="08247085" w14:textId="7E9B8F2C" w:rsidR="00733258" w:rsidRDefault="00733258" w:rsidP="0092056C">
            <w:r>
              <w:rPr>
                <w:rFonts w:hint="eastAsia"/>
              </w:rPr>
              <w:t>剩余费用</w:t>
            </w:r>
          </w:p>
        </w:tc>
        <w:tc>
          <w:tcPr>
            <w:tcW w:w="5040" w:type="dxa"/>
          </w:tcPr>
          <w:p w14:paraId="78FD535D" w14:textId="55D32369" w:rsidR="00733258" w:rsidRDefault="00733258" w:rsidP="0092056C">
            <w:r w:rsidRPr="00733258">
              <w:rPr>
                <w:rFonts w:hint="eastAsia"/>
              </w:rPr>
              <w:t>还款计划中，剩余未还期数的费用求和</w:t>
            </w:r>
          </w:p>
        </w:tc>
      </w:tr>
      <w:tr w:rsidR="00733258" w14:paraId="5B70CABC" w14:textId="77777777" w:rsidTr="00733258">
        <w:tc>
          <w:tcPr>
            <w:tcW w:w="3256" w:type="dxa"/>
          </w:tcPr>
          <w:p w14:paraId="2361BF04" w14:textId="32024C8D" w:rsidR="00733258" w:rsidRDefault="00733258" w:rsidP="0092056C">
            <w:r>
              <w:rPr>
                <w:rFonts w:hint="eastAsia"/>
              </w:rPr>
              <w:t>当前逾期本金</w:t>
            </w:r>
          </w:p>
        </w:tc>
        <w:tc>
          <w:tcPr>
            <w:tcW w:w="5040" w:type="dxa"/>
          </w:tcPr>
          <w:p w14:paraId="77E9B279" w14:textId="7EE3F270" w:rsidR="00733258" w:rsidRPr="00733258" w:rsidRDefault="00733258" w:rsidP="0092056C">
            <w:r>
              <w:rPr>
                <w:rFonts w:hint="eastAsia"/>
              </w:rPr>
              <w:t>还款计划中应还日期≤数据提取日，实还日期为空/＞数据提取日的在“还款计划”中的本金求和</w:t>
            </w:r>
          </w:p>
        </w:tc>
      </w:tr>
      <w:tr w:rsidR="00733258" w14:paraId="4084409A" w14:textId="77777777" w:rsidTr="00733258">
        <w:tc>
          <w:tcPr>
            <w:tcW w:w="3256" w:type="dxa"/>
          </w:tcPr>
          <w:p w14:paraId="2ACA4A0C" w14:textId="58873D2E" w:rsidR="00733258" w:rsidRDefault="00733258" w:rsidP="0092056C">
            <w:r>
              <w:rPr>
                <w:rFonts w:hint="eastAsia"/>
              </w:rPr>
              <w:t>当前逾期利息</w:t>
            </w:r>
          </w:p>
        </w:tc>
        <w:tc>
          <w:tcPr>
            <w:tcW w:w="5040" w:type="dxa"/>
          </w:tcPr>
          <w:p w14:paraId="2D877445" w14:textId="43F101AB" w:rsidR="00733258" w:rsidRDefault="00733258" w:rsidP="0092056C">
            <w:r>
              <w:rPr>
                <w:rFonts w:hint="eastAsia"/>
              </w:rPr>
              <w:t>还款计划中应还日期≤数据提取日，实还日期为空/＞数据提取日的在“还款计划”中的利息求和</w:t>
            </w:r>
          </w:p>
        </w:tc>
      </w:tr>
      <w:tr w:rsidR="00733258" w14:paraId="0A5FDBC7" w14:textId="77777777" w:rsidTr="00733258">
        <w:tc>
          <w:tcPr>
            <w:tcW w:w="3256" w:type="dxa"/>
          </w:tcPr>
          <w:p w14:paraId="4770151F" w14:textId="6D91B0A3" w:rsidR="00733258" w:rsidRDefault="00733258" w:rsidP="0092056C">
            <w:r>
              <w:rPr>
                <w:rFonts w:hint="eastAsia"/>
              </w:rPr>
              <w:t>当前逾期费用</w:t>
            </w:r>
          </w:p>
        </w:tc>
        <w:tc>
          <w:tcPr>
            <w:tcW w:w="5040" w:type="dxa"/>
          </w:tcPr>
          <w:p w14:paraId="31E71D68" w14:textId="396C499E" w:rsidR="00733258" w:rsidRDefault="00733258" w:rsidP="0092056C">
            <w:r>
              <w:rPr>
                <w:rFonts w:hint="eastAsia"/>
              </w:rPr>
              <w:t>还款计划中应还日期≤数据提取日，实还日期为空/＞数据提取日的在“还款计划”中的利息求和</w:t>
            </w:r>
          </w:p>
        </w:tc>
      </w:tr>
      <w:tr w:rsidR="00B57635" w14:paraId="1CCFCEA2" w14:textId="77777777" w:rsidTr="00733258">
        <w:tc>
          <w:tcPr>
            <w:tcW w:w="3256" w:type="dxa"/>
          </w:tcPr>
          <w:p w14:paraId="6BB2C89B" w14:textId="66B9D73C" w:rsidR="00B57635" w:rsidRDefault="00B57635" w:rsidP="0092056C">
            <w:r>
              <w:rPr>
                <w:rFonts w:hint="eastAsia"/>
              </w:rPr>
              <w:t>当前逾期天数</w:t>
            </w:r>
          </w:p>
        </w:tc>
        <w:tc>
          <w:tcPr>
            <w:tcW w:w="5040" w:type="dxa"/>
          </w:tcPr>
          <w:p w14:paraId="44C6E1C3" w14:textId="4E214947" w:rsidR="00B57635" w:rsidRDefault="00B57635" w:rsidP="0092056C">
            <w:r>
              <w:rPr>
                <w:rFonts w:hint="eastAsia"/>
              </w:rPr>
              <w:t>数据提取日来看，实还日期＞数据提取日或空的期次对应的[应还日期-数据提取日+1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B57635" w14:paraId="0B9B2944" w14:textId="77777777" w:rsidTr="00733258">
        <w:tc>
          <w:tcPr>
            <w:tcW w:w="3256" w:type="dxa"/>
          </w:tcPr>
          <w:p w14:paraId="07A652EA" w14:textId="58340D1B" w:rsidR="00B57635" w:rsidRDefault="00B57635" w:rsidP="0092056C">
            <w:r>
              <w:rPr>
                <w:rFonts w:hint="eastAsia"/>
              </w:rPr>
              <w:t>历史逾期天数</w:t>
            </w:r>
          </w:p>
        </w:tc>
        <w:tc>
          <w:tcPr>
            <w:tcW w:w="5040" w:type="dxa"/>
          </w:tcPr>
          <w:p w14:paraId="12C78738" w14:textId="71A8CA38" w:rsidR="00B57635" w:rsidRDefault="00B57635" w:rsidP="0092056C">
            <w:r>
              <w:rPr>
                <w:rFonts w:hint="eastAsia"/>
              </w:rPr>
              <w:t>当前逾期天数从入池第一天到数据提取日的最大值</w:t>
            </w:r>
          </w:p>
        </w:tc>
      </w:tr>
    </w:tbl>
    <w:p w14:paraId="6E1A412C" w14:textId="77777777" w:rsidR="0092056C" w:rsidRPr="00733258" w:rsidRDefault="0092056C" w:rsidP="0092056C"/>
    <w:p w14:paraId="511477D9" w14:textId="1B420283" w:rsidR="0033583B" w:rsidRDefault="0033583B" w:rsidP="00B9592B">
      <w:pPr>
        <w:pStyle w:val="4"/>
        <w:numPr>
          <w:ilvl w:val="3"/>
          <w:numId w:val="1"/>
        </w:numPr>
      </w:pPr>
      <w:r>
        <w:rPr>
          <w:rFonts w:hint="eastAsia"/>
        </w:rPr>
        <w:t>风控信息</w:t>
      </w:r>
    </w:p>
    <w:p w14:paraId="1946B386" w14:textId="77777777" w:rsidR="0033583B" w:rsidRDefault="0033583B" w:rsidP="0033583B">
      <w:r>
        <w:rPr>
          <w:noProof/>
        </w:rPr>
        <w:drawing>
          <wp:inline distT="0" distB="0" distL="0" distR="0" wp14:anchorId="442FCE6A" wp14:editId="790E87DB">
            <wp:extent cx="5274310" cy="2060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E08A" w14:textId="77777777" w:rsidR="0033583B" w:rsidRDefault="0033583B" w:rsidP="00AA704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目前为支持展示入池的风控情况数据，展示内容包括：评估日期，资产等级，信用等级，反欺诈等级，风控状态。</w:t>
      </w:r>
    </w:p>
    <w:p w14:paraId="6DEFE532" w14:textId="77777777" w:rsidR="0033583B" w:rsidRDefault="0033583B" w:rsidP="0033583B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资产管理-资产筛选（重点）</w:t>
      </w:r>
    </w:p>
    <w:p w14:paraId="2738B1EA" w14:textId="77777777" w:rsidR="0033583B" w:rsidRP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t>资产包列表</w:t>
      </w:r>
    </w:p>
    <w:p w14:paraId="450E3680" w14:textId="77777777" w:rsidR="0033583B" w:rsidRDefault="0033583B" w:rsidP="0033583B">
      <w:r>
        <w:rPr>
          <w:noProof/>
        </w:rPr>
        <w:drawing>
          <wp:inline distT="0" distB="0" distL="0" distR="0" wp14:anchorId="3D7EC41C" wp14:editId="43364136">
            <wp:extent cx="5274310" cy="2623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93D5" w14:textId="77777777" w:rsidR="0033583B" w:rsidRDefault="0033583B" w:rsidP="00AA704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页面具有以下操作：</w:t>
      </w:r>
    </w:p>
    <w:p w14:paraId="342D2939" w14:textId="77777777" w:rsidR="0033583B" w:rsidRDefault="0033583B" w:rsidP="00AA704A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新建资产包-&gt;跳转到新建资产包页面</w:t>
      </w:r>
    </w:p>
    <w:p w14:paraId="43933730" w14:textId="77777777" w:rsidR="0033583B" w:rsidRDefault="0033583B" w:rsidP="00AA704A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筛选-</w:t>
      </w:r>
      <w:r>
        <w:t>&gt;</w:t>
      </w:r>
      <w:r>
        <w:rPr>
          <w:rFonts w:hint="eastAsia"/>
        </w:rPr>
        <w:t>跳转到新增资产页面；（当资产数量为0时，出现筛选按钮）</w:t>
      </w:r>
    </w:p>
    <w:p w14:paraId="01B91138" w14:textId="77777777" w:rsidR="0033583B" w:rsidRDefault="0033583B" w:rsidP="00AA704A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详情-&gt;跳转到详情页面</w:t>
      </w:r>
    </w:p>
    <w:p w14:paraId="33D65096" w14:textId="77777777" w:rsidR="0033583B" w:rsidRDefault="0033583B" w:rsidP="00AA704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</w:t>
      </w:r>
    </w:p>
    <w:p w14:paraId="3FDE49A9" w14:textId="77777777" w:rsidR="0033583B" w:rsidRDefault="0033583B" w:rsidP="00AA704A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未封包、已解包状态，删除本地。</w:t>
      </w:r>
    </w:p>
    <w:p w14:paraId="4DBCA798" w14:textId="77777777" w:rsidR="0033583B" w:rsidRDefault="0033583B" w:rsidP="00AA704A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封包，请求兆尹的解包指令。</w:t>
      </w:r>
    </w:p>
    <w:p w14:paraId="59764BD5" w14:textId="77777777" w:rsidR="0033583B" w:rsidRDefault="0033583B" w:rsidP="0033583B">
      <w:pPr>
        <w:pStyle w:val="a5"/>
        <w:ind w:left="360" w:firstLineChars="0" w:firstLine="0"/>
      </w:pPr>
      <w:r>
        <w:object w:dxaOrig="5485" w:dyaOrig="2616" w14:anchorId="137082B2">
          <v:shape id="_x0000_i1029" type="#_x0000_t75" style="width:154.25pt;height:73.4pt" o:ole="">
            <v:imagedata r:id="rId50" o:title=""/>
          </v:shape>
          <o:OLEObject Type="Embed" ProgID="Visio.Drawing.15" ShapeID="_x0000_i1029" DrawAspect="Content" ObjectID="_1609192052" r:id="rId51"/>
        </w:object>
      </w:r>
    </w:p>
    <w:p w14:paraId="2A480D83" w14:textId="77777777" w:rsidR="0033583B" w:rsidRDefault="0033583B" w:rsidP="00AA704A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资产包的状态变化</w:t>
      </w:r>
    </w:p>
    <w:p w14:paraId="293B19FB" w14:textId="77777777" w:rsidR="0033583B" w:rsidRDefault="0033583B" w:rsidP="0033583B">
      <w:pPr>
        <w:pStyle w:val="a5"/>
        <w:ind w:left="360" w:firstLineChars="0" w:firstLine="0"/>
      </w:pPr>
      <w:r>
        <w:object w:dxaOrig="5821" w:dyaOrig="1069" w14:anchorId="5E52A47A">
          <v:shape id="_x0000_i1030" type="#_x0000_t75" style="width:291.2pt;height:53.65pt" o:ole="">
            <v:imagedata r:id="rId52" o:title=""/>
          </v:shape>
          <o:OLEObject Type="Embed" ProgID="Visio.Drawing.15" ShapeID="_x0000_i1030" DrawAspect="Content" ObjectID="_1609192053" r:id="rId53"/>
        </w:object>
      </w:r>
    </w:p>
    <w:p w14:paraId="5B607F49" w14:textId="77777777" w:rsid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新建资产包</w:t>
      </w:r>
    </w:p>
    <w:p w14:paraId="1FFFE9D7" w14:textId="77777777" w:rsidR="00D57672" w:rsidRDefault="0033583B" w:rsidP="00D57672">
      <w:r>
        <w:rPr>
          <w:noProof/>
        </w:rPr>
        <w:drawing>
          <wp:inline distT="0" distB="0" distL="0" distR="0" wp14:anchorId="237CD6E8" wp14:editId="074D3C0E">
            <wp:extent cx="5274310" cy="2623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9A2C" w14:textId="77777777" w:rsidR="0033583B" w:rsidRDefault="0033583B" w:rsidP="00AA704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主要填写“封包日期”；封包规模规则，暂时不提供用户操作，视为按还款计划。</w:t>
      </w:r>
    </w:p>
    <w:p w14:paraId="0CB96540" w14:textId="77777777" w:rsidR="0033583B" w:rsidRDefault="0033583B" w:rsidP="00AA704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按信托计划编号封包，勾选时</w:t>
      </w:r>
    </w:p>
    <w:p w14:paraId="3F6E04DE" w14:textId="3DADD680" w:rsidR="0033583B" w:rsidRDefault="0033583B" w:rsidP="00AA704A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下拉菜单为下拉多选，目前已有的信托计划编号。</w:t>
      </w:r>
    </w:p>
    <w:p w14:paraId="510ABA3D" w14:textId="5844459B" w:rsidR="004E783A" w:rsidRDefault="004E783A" w:rsidP="00AA704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主要字段描述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E783A" w14:paraId="302DD7B3" w14:textId="77777777" w:rsidTr="004E783A">
        <w:tc>
          <w:tcPr>
            <w:tcW w:w="2765" w:type="dxa"/>
          </w:tcPr>
          <w:p w14:paraId="0E869321" w14:textId="52E6C53D" w:rsidR="004E783A" w:rsidRPr="004E783A" w:rsidRDefault="004E783A" w:rsidP="004E783A">
            <w:pPr>
              <w:rPr>
                <w:b/>
              </w:rPr>
            </w:pPr>
            <w:r w:rsidRPr="004E783A">
              <w:rPr>
                <w:rFonts w:hint="eastAsia"/>
                <w:b/>
              </w:rPr>
              <w:t>字段</w:t>
            </w:r>
          </w:p>
        </w:tc>
        <w:tc>
          <w:tcPr>
            <w:tcW w:w="2765" w:type="dxa"/>
          </w:tcPr>
          <w:p w14:paraId="5BC70EEF" w14:textId="2505784C" w:rsidR="004E783A" w:rsidRPr="004E783A" w:rsidRDefault="004E783A" w:rsidP="004E783A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766" w:type="dxa"/>
          </w:tcPr>
          <w:p w14:paraId="7E94DEA2" w14:textId="77777777" w:rsidR="004E783A" w:rsidRPr="004E783A" w:rsidRDefault="004E783A" w:rsidP="004E783A">
            <w:pPr>
              <w:rPr>
                <w:b/>
              </w:rPr>
            </w:pPr>
          </w:p>
        </w:tc>
      </w:tr>
      <w:tr w:rsidR="004E783A" w14:paraId="0E7C5573" w14:textId="77777777" w:rsidTr="004E783A">
        <w:tc>
          <w:tcPr>
            <w:tcW w:w="2765" w:type="dxa"/>
          </w:tcPr>
          <w:p w14:paraId="69B8C8C3" w14:textId="74FCE5B6" w:rsidR="004E783A" w:rsidRDefault="004E783A" w:rsidP="004E783A">
            <w:r>
              <w:rPr>
                <w:rFonts w:hint="eastAsia"/>
              </w:rPr>
              <w:t>封包日期</w:t>
            </w:r>
          </w:p>
        </w:tc>
        <w:tc>
          <w:tcPr>
            <w:tcW w:w="2765" w:type="dxa"/>
          </w:tcPr>
          <w:p w14:paraId="70FADFC4" w14:textId="5DE4B4C7" w:rsidR="004E783A" w:rsidRDefault="004E783A" w:rsidP="004E783A">
            <w:r>
              <w:rPr>
                <w:rFonts w:hint="eastAsia"/>
              </w:rPr>
              <w:t>必填</w:t>
            </w:r>
          </w:p>
        </w:tc>
        <w:tc>
          <w:tcPr>
            <w:tcW w:w="2766" w:type="dxa"/>
          </w:tcPr>
          <w:p w14:paraId="29B4DD9A" w14:textId="77777777" w:rsidR="004E783A" w:rsidRDefault="004E783A" w:rsidP="004E783A">
            <w:r>
              <w:rPr>
                <w:rFonts w:hint="eastAsia"/>
              </w:rPr>
              <w:t>可选范围：</w:t>
            </w:r>
          </w:p>
          <w:p w14:paraId="58DA68B7" w14:textId="6F3A8638" w:rsidR="004E783A" w:rsidRDefault="004E783A" w:rsidP="004E783A">
            <w:commentRangeStart w:id="14"/>
            <w:r>
              <w:rPr>
                <w:rFonts w:hint="eastAsia"/>
              </w:rPr>
              <w:t>【资产的</w:t>
            </w:r>
            <w:r w:rsidR="00D5491F">
              <w:rPr>
                <w:rFonts w:hint="eastAsia"/>
              </w:rPr>
              <w:t>提取日</w:t>
            </w:r>
            <w:r>
              <w:rPr>
                <w:rFonts w:hint="eastAsia"/>
              </w:rPr>
              <w:t>最小值，合同结束日最大值】</w:t>
            </w:r>
            <w:commentRangeEnd w:id="14"/>
            <w:r>
              <w:rPr>
                <w:rStyle w:val="ac"/>
              </w:rPr>
              <w:commentReference w:id="14"/>
            </w:r>
            <w:r w:rsidR="0059034E">
              <w:rPr>
                <w:rFonts w:hint="eastAsia"/>
              </w:rPr>
              <w:t>（文件1）</w:t>
            </w:r>
          </w:p>
          <w:p w14:paraId="636756DD" w14:textId="498C6A24" w:rsidR="00D5491F" w:rsidRDefault="00D5491F" w:rsidP="004E783A">
            <w:r>
              <w:rPr>
                <w:rFonts w:hint="eastAsia"/>
              </w:rPr>
              <w:t>（包含封包日金额）</w:t>
            </w:r>
          </w:p>
        </w:tc>
      </w:tr>
      <w:tr w:rsidR="004E783A" w14:paraId="0EE4B478" w14:textId="77777777" w:rsidTr="004E783A">
        <w:tc>
          <w:tcPr>
            <w:tcW w:w="2765" w:type="dxa"/>
          </w:tcPr>
          <w:p w14:paraId="64C35092" w14:textId="15995463" w:rsidR="004E783A" w:rsidRPr="004E783A" w:rsidRDefault="004E783A" w:rsidP="004E783A">
            <w:r>
              <w:rPr>
                <w:rFonts w:hint="eastAsia"/>
              </w:rPr>
              <w:t>封包规模计算规则</w:t>
            </w:r>
          </w:p>
        </w:tc>
        <w:tc>
          <w:tcPr>
            <w:tcW w:w="2765" w:type="dxa"/>
          </w:tcPr>
          <w:p w14:paraId="33F6DF7C" w14:textId="36471A54" w:rsidR="004E783A" w:rsidRDefault="004E783A" w:rsidP="004E783A">
            <w:r>
              <w:rPr>
                <w:rFonts w:hint="eastAsia"/>
              </w:rPr>
              <w:t>必填</w:t>
            </w:r>
          </w:p>
        </w:tc>
        <w:tc>
          <w:tcPr>
            <w:tcW w:w="2766" w:type="dxa"/>
          </w:tcPr>
          <w:p w14:paraId="6D5822CA" w14:textId="1480F2B9" w:rsidR="004E783A" w:rsidRDefault="004E783A" w:rsidP="004E783A">
            <w:r>
              <w:rPr>
                <w:rFonts w:hint="eastAsia"/>
              </w:rPr>
              <w:t>选项：</w:t>
            </w:r>
          </w:p>
          <w:p w14:paraId="7EA242EE" w14:textId="6F2B2A48" w:rsidR="004E783A" w:rsidRDefault="004E783A" w:rsidP="004E783A">
            <w:r>
              <w:rPr>
                <w:rFonts w:hint="eastAsia"/>
              </w:rPr>
              <w:t>01-实际剩余本金</w:t>
            </w:r>
          </w:p>
          <w:p w14:paraId="75197CAE" w14:textId="77777777" w:rsidR="004E783A" w:rsidRDefault="004E783A" w:rsidP="004E783A"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-按还款计划（默认）</w:t>
            </w:r>
          </w:p>
          <w:p w14:paraId="08815059" w14:textId="77777777" w:rsidR="00D5491F" w:rsidRDefault="00D5491F" w:rsidP="004E783A"/>
          <w:p w14:paraId="20E867D9" w14:textId="307C79F0" w:rsidR="00D5491F" w:rsidRDefault="0019785C" w:rsidP="00D5491F">
            <w:r>
              <w:rPr>
                <w:rFonts w:hint="eastAsia"/>
              </w:rPr>
              <w:t>实际剩余本金，扣减</w:t>
            </w:r>
            <w:r w:rsidR="00D5491F">
              <w:rPr>
                <w:rFonts w:hint="eastAsia"/>
              </w:rPr>
              <w:t xml:space="preserve">实还情况。 </w:t>
            </w:r>
          </w:p>
        </w:tc>
      </w:tr>
      <w:tr w:rsidR="004E783A" w14:paraId="239394BC" w14:textId="77777777" w:rsidTr="004E783A">
        <w:tc>
          <w:tcPr>
            <w:tcW w:w="2765" w:type="dxa"/>
          </w:tcPr>
          <w:p w14:paraId="0EA1B2C5" w14:textId="04747D6F" w:rsidR="004E783A" w:rsidRDefault="004E783A" w:rsidP="004E783A">
            <w:r>
              <w:rPr>
                <w:rFonts w:hint="eastAsia"/>
              </w:rPr>
              <w:t>按信托计划编号封包</w:t>
            </w:r>
          </w:p>
        </w:tc>
        <w:tc>
          <w:tcPr>
            <w:tcW w:w="2765" w:type="dxa"/>
          </w:tcPr>
          <w:p w14:paraId="6C53E7AF" w14:textId="5EF406F8" w:rsidR="004E783A" w:rsidRDefault="004E783A" w:rsidP="004E783A">
            <w:r>
              <w:rPr>
                <w:rFonts w:hint="eastAsia"/>
              </w:rPr>
              <w:t>选勾</w:t>
            </w:r>
          </w:p>
        </w:tc>
        <w:tc>
          <w:tcPr>
            <w:tcW w:w="2766" w:type="dxa"/>
          </w:tcPr>
          <w:p w14:paraId="69EC26A6" w14:textId="4347DA1B" w:rsidR="004E783A" w:rsidRDefault="004E783A" w:rsidP="004E783A">
            <w:r>
              <w:rPr>
                <w:rFonts w:hint="eastAsia"/>
              </w:rPr>
              <w:t>勾选上生效</w:t>
            </w:r>
          </w:p>
        </w:tc>
      </w:tr>
    </w:tbl>
    <w:p w14:paraId="6958D4FB" w14:textId="77777777" w:rsidR="004E783A" w:rsidRDefault="004E783A" w:rsidP="004E783A"/>
    <w:p w14:paraId="7ABD9076" w14:textId="77777777" w:rsid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新增资产</w:t>
      </w:r>
    </w:p>
    <w:p w14:paraId="555BFA93" w14:textId="77777777" w:rsidR="0033583B" w:rsidRDefault="0033583B" w:rsidP="0033583B">
      <w:r>
        <w:rPr>
          <w:noProof/>
        </w:rPr>
        <w:drawing>
          <wp:inline distT="0" distB="0" distL="0" distR="0" wp14:anchorId="39059A49" wp14:editId="26FCBB03">
            <wp:extent cx="5274310" cy="2623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F0C" w14:textId="77777777" w:rsidR="0033583B" w:rsidRDefault="0033583B" w:rsidP="0033583B">
      <w:r>
        <w:rPr>
          <w:rFonts w:hint="eastAsia"/>
        </w:rPr>
        <w:t>注意点：</w:t>
      </w:r>
    </w:p>
    <w:p w14:paraId="16502A71" w14:textId="77777777" w:rsidR="0033583B" w:rsidRDefault="0033583B" w:rsidP="00AA704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共计XXXX元剩余本金，XX笔“在池”资产，是相对于封包日的数据。即合同日期小于等于封包日的资产的剩余本金和笔数。</w:t>
      </w:r>
    </w:p>
    <w:p w14:paraId="1C78E4AE" w14:textId="77777777" w:rsidR="0033583B" w:rsidRDefault="0033583B" w:rsidP="00AA704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点击“筛选”，资产预览调整为满足筛选条件的资产。并自动全选（跨页）上。点击入包，则资产入包。并刷新，展示剩余未封包的资产。</w:t>
      </w:r>
    </w:p>
    <w:p w14:paraId="64E9A074" w14:textId="77777777" w:rsidR="0033583B" w:rsidRDefault="0033583B" w:rsidP="00AA704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单笔可勾选，点击入包后，展示刷新为剩余未封包的资产。</w:t>
      </w:r>
    </w:p>
    <w:p w14:paraId="71BD79A6" w14:textId="77777777" w:rsidR="0033583B" w:rsidRDefault="0033583B" w:rsidP="00AA704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刷新入包后，共计XXXX元剩余本金，XX笔“在池”资产。</w:t>
      </w:r>
    </w:p>
    <w:p w14:paraId="0CF0CAA5" w14:textId="77777777" w:rsidR="0033583B" w:rsidRDefault="0033583B" w:rsidP="0033583B"/>
    <w:p w14:paraId="0C9AE0CE" w14:textId="77777777" w:rsid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t>删减资产</w:t>
      </w:r>
    </w:p>
    <w:p w14:paraId="2CAEEF8A" w14:textId="77777777" w:rsidR="0033583B" w:rsidRDefault="0033583B" w:rsidP="0033583B">
      <w:r>
        <w:rPr>
          <w:noProof/>
        </w:rPr>
        <w:drawing>
          <wp:inline distT="0" distB="0" distL="0" distR="0" wp14:anchorId="489F296C" wp14:editId="1D04EB14">
            <wp:extent cx="5274310" cy="26231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D85" w14:textId="77777777" w:rsidR="0033583B" w:rsidRDefault="0033583B" w:rsidP="0033583B">
      <w:r>
        <w:rPr>
          <w:rFonts w:hint="eastAsia"/>
        </w:rPr>
        <w:t>注意点：</w:t>
      </w:r>
    </w:p>
    <w:p w14:paraId="7D988FBA" w14:textId="77777777" w:rsidR="0033583B" w:rsidRDefault="0033583B" w:rsidP="00AA704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共计XXXX元剩余本金，XX笔“封包”资产，是相对于封包日的数据。即合同日期小于等</w:t>
      </w:r>
      <w:r>
        <w:rPr>
          <w:rFonts w:hint="eastAsia"/>
        </w:rPr>
        <w:lastRenderedPageBreak/>
        <w:t>于封包日的资产的剩余本金和笔数。</w:t>
      </w:r>
    </w:p>
    <w:p w14:paraId="60CEDFA9" w14:textId="77777777" w:rsidR="0033583B" w:rsidRDefault="0033583B" w:rsidP="00AA704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点击“筛选”，资产预览调整为满足筛选条件的资产。并自动全选（跨页）上。点击出包，则资产出包。并刷新，展示剩余未封包的资产。</w:t>
      </w:r>
    </w:p>
    <w:p w14:paraId="7B67316E" w14:textId="77777777" w:rsidR="0033583B" w:rsidRDefault="0033583B" w:rsidP="00AA704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单笔可勾选，点击出包后，展示刷新为剩余未封包的资产。</w:t>
      </w:r>
    </w:p>
    <w:p w14:paraId="40E03D66" w14:textId="77777777" w:rsidR="0033583B" w:rsidRDefault="0033583B" w:rsidP="00AA704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刷新出包后，共计XXXX元剩余本金，XX笔“封包”资产。</w:t>
      </w:r>
    </w:p>
    <w:p w14:paraId="75A05661" w14:textId="77777777" w:rsid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t>确认封包</w:t>
      </w:r>
    </w:p>
    <w:p w14:paraId="231ECFC2" w14:textId="77777777" w:rsidR="0033583B" w:rsidRDefault="0033583B" w:rsidP="0033583B">
      <w:r>
        <w:rPr>
          <w:noProof/>
        </w:rPr>
        <w:drawing>
          <wp:inline distT="0" distB="0" distL="0" distR="0" wp14:anchorId="60BB25BF" wp14:editId="06A3F52B">
            <wp:extent cx="5274310" cy="26231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1D84" w14:textId="77777777" w:rsidR="0033583B" w:rsidRDefault="0033583B" w:rsidP="0033583B">
      <w:r>
        <w:rPr>
          <w:rFonts w:hint="eastAsia"/>
        </w:rPr>
        <w:t>此页面分为三种场景：</w:t>
      </w:r>
    </w:p>
    <w:p w14:paraId="751A3B33" w14:textId="77777777" w:rsidR="0033583B" w:rsidRDefault="0033583B" w:rsidP="0033583B">
      <w:r>
        <w:rPr>
          <w:rFonts w:hint="eastAsia"/>
        </w:rPr>
        <w:t>（1）非信托计划封包，资产包状态为未封包</w:t>
      </w:r>
    </w:p>
    <w:p w14:paraId="0A5E0340" w14:textId="77777777" w:rsidR="0033583B" w:rsidRDefault="0033583B" w:rsidP="0033583B">
      <w:r>
        <w:rPr>
          <w:noProof/>
        </w:rPr>
        <w:drawing>
          <wp:inline distT="0" distB="0" distL="0" distR="0" wp14:anchorId="5B0131DC" wp14:editId="57E2AA73">
            <wp:extent cx="5274310" cy="457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583B" w14:paraId="1F05E264" w14:textId="77777777" w:rsidTr="0033583B">
        <w:tc>
          <w:tcPr>
            <w:tcW w:w="2765" w:type="dxa"/>
          </w:tcPr>
          <w:p w14:paraId="53AF5B22" w14:textId="77777777" w:rsidR="0033583B" w:rsidRPr="0033583B" w:rsidRDefault="0033583B" w:rsidP="0033583B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字段</w:t>
            </w:r>
          </w:p>
        </w:tc>
        <w:tc>
          <w:tcPr>
            <w:tcW w:w="2765" w:type="dxa"/>
          </w:tcPr>
          <w:p w14:paraId="0947F9A0" w14:textId="77777777" w:rsidR="0033583B" w:rsidRPr="0033583B" w:rsidRDefault="0033583B" w:rsidP="0033583B">
            <w:pPr>
              <w:rPr>
                <w:b/>
              </w:rPr>
            </w:pPr>
            <w:r>
              <w:rPr>
                <w:rFonts w:hint="eastAsia"/>
                <w:b/>
              </w:rPr>
              <w:t>数值要求</w:t>
            </w:r>
          </w:p>
        </w:tc>
        <w:tc>
          <w:tcPr>
            <w:tcW w:w="2766" w:type="dxa"/>
          </w:tcPr>
          <w:p w14:paraId="29403389" w14:textId="77777777" w:rsidR="0033583B" w:rsidRPr="0033583B" w:rsidRDefault="0033583B" w:rsidP="0033583B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默认</w:t>
            </w:r>
          </w:p>
        </w:tc>
      </w:tr>
      <w:tr w:rsidR="0033583B" w14:paraId="3018266F" w14:textId="77777777" w:rsidTr="0033583B">
        <w:tc>
          <w:tcPr>
            <w:tcW w:w="2765" w:type="dxa"/>
          </w:tcPr>
          <w:p w14:paraId="3FCAE514" w14:textId="77777777" w:rsidR="0033583B" w:rsidRDefault="0033583B" w:rsidP="0033583B">
            <w:r>
              <w:rPr>
                <w:rFonts w:hint="eastAsia"/>
              </w:rPr>
              <w:t>目标封包总金额</w:t>
            </w:r>
          </w:p>
        </w:tc>
        <w:tc>
          <w:tcPr>
            <w:tcW w:w="2765" w:type="dxa"/>
          </w:tcPr>
          <w:p w14:paraId="65C3066E" w14:textId="77777777" w:rsidR="0033583B" w:rsidRDefault="0033583B" w:rsidP="0033583B">
            <w:r>
              <w:t>0</w:t>
            </w:r>
            <w:r>
              <w:rPr>
                <w:rFonts w:hint="eastAsia"/>
              </w:rPr>
              <w:t>~最大值的数，2位小数</w:t>
            </w:r>
          </w:p>
        </w:tc>
        <w:tc>
          <w:tcPr>
            <w:tcW w:w="2766" w:type="dxa"/>
          </w:tcPr>
          <w:p w14:paraId="05DAA5D2" w14:textId="77777777" w:rsidR="0033583B" w:rsidRDefault="0033583B" w:rsidP="0033583B">
            <w:r>
              <w:rPr>
                <w:rFonts w:hint="eastAsia"/>
              </w:rPr>
              <w:t>最大值</w:t>
            </w:r>
          </w:p>
        </w:tc>
      </w:tr>
      <w:tr w:rsidR="0033583B" w14:paraId="49232D50" w14:textId="77777777" w:rsidTr="0033583B">
        <w:tc>
          <w:tcPr>
            <w:tcW w:w="2765" w:type="dxa"/>
          </w:tcPr>
          <w:p w14:paraId="29872C32" w14:textId="77777777" w:rsidR="0033583B" w:rsidRDefault="0033583B" w:rsidP="0033583B">
            <w:r>
              <w:rPr>
                <w:rFonts w:hint="eastAsia"/>
              </w:rPr>
              <w:t>目标资产包数量</w:t>
            </w:r>
          </w:p>
        </w:tc>
        <w:tc>
          <w:tcPr>
            <w:tcW w:w="2765" w:type="dxa"/>
          </w:tcPr>
          <w:p w14:paraId="41B732A9" w14:textId="77777777" w:rsidR="0033583B" w:rsidRDefault="0033583B" w:rsidP="0033583B">
            <w:r>
              <w:rPr>
                <w:rFonts w:hint="eastAsia"/>
              </w:rPr>
              <w:t>正整数</w:t>
            </w:r>
          </w:p>
        </w:tc>
        <w:tc>
          <w:tcPr>
            <w:tcW w:w="2766" w:type="dxa"/>
          </w:tcPr>
          <w:p w14:paraId="2C1F5596" w14:textId="77777777" w:rsidR="0033583B" w:rsidRDefault="0033583B" w:rsidP="0033583B">
            <w:r>
              <w:rPr>
                <w:rFonts w:hint="eastAsia"/>
              </w:rPr>
              <w:t>1；≤资产笔数</w:t>
            </w:r>
          </w:p>
        </w:tc>
      </w:tr>
      <w:tr w:rsidR="0033583B" w14:paraId="086E079D" w14:textId="77777777" w:rsidTr="0033583B">
        <w:tc>
          <w:tcPr>
            <w:tcW w:w="2765" w:type="dxa"/>
          </w:tcPr>
          <w:p w14:paraId="658E3D63" w14:textId="77777777" w:rsidR="0033583B" w:rsidRDefault="0033583B" w:rsidP="0033583B">
            <w:r>
              <w:rPr>
                <w:rFonts w:hint="eastAsia"/>
              </w:rPr>
              <w:t>单个资产包金额</w:t>
            </w:r>
          </w:p>
        </w:tc>
        <w:tc>
          <w:tcPr>
            <w:tcW w:w="2765" w:type="dxa"/>
          </w:tcPr>
          <w:p w14:paraId="1CD5EB50" w14:textId="77777777" w:rsidR="0033583B" w:rsidRDefault="0033583B" w:rsidP="0033583B">
            <w:r>
              <w:rPr>
                <w:rFonts w:hint="eastAsia"/>
              </w:rPr>
              <w:t>四舍五入，2位小数</w:t>
            </w:r>
          </w:p>
        </w:tc>
        <w:tc>
          <w:tcPr>
            <w:tcW w:w="2766" w:type="dxa"/>
          </w:tcPr>
          <w:p w14:paraId="55B12890" w14:textId="77777777" w:rsidR="0033583B" w:rsidRDefault="0033583B" w:rsidP="0033583B">
            <w:r>
              <w:rPr>
                <w:rFonts w:hint="eastAsia"/>
              </w:rPr>
              <w:t>目标封包总金额/目标封包资产包数量</w:t>
            </w:r>
          </w:p>
        </w:tc>
      </w:tr>
    </w:tbl>
    <w:p w14:paraId="0026C9B6" w14:textId="77777777" w:rsidR="0033583B" w:rsidRDefault="0033583B" w:rsidP="0033583B">
      <w:r>
        <w:rPr>
          <w:rFonts w:hint="eastAsia"/>
        </w:rPr>
        <w:t>点击确认封包后流程：</w:t>
      </w:r>
    </w:p>
    <w:p w14:paraId="6B14FD04" w14:textId="77777777" w:rsidR="0033583B" w:rsidRDefault="0033583B" w:rsidP="0033583B">
      <w:r>
        <w:object w:dxaOrig="12577" w:dyaOrig="3553" w14:anchorId="2DB1DC57">
          <v:shape id="_x0000_i1031" type="#_x0000_t75" style="width:415.05pt;height:117.9pt" o:ole="">
            <v:imagedata r:id="rId59" o:title=""/>
          </v:shape>
          <o:OLEObject Type="Embed" ProgID="Visio.Drawing.15" ShapeID="_x0000_i1031" DrawAspect="Content" ObjectID="_1609192054" r:id="rId60"/>
        </w:object>
      </w:r>
    </w:p>
    <w:p w14:paraId="1F3B819C" w14:textId="77777777" w:rsidR="0033583B" w:rsidRDefault="0033583B" w:rsidP="0033583B"/>
    <w:p w14:paraId="48E808F9" w14:textId="77777777" w:rsidR="0033583B" w:rsidRDefault="0033583B" w:rsidP="0033583B">
      <w:r>
        <w:rPr>
          <w:rFonts w:hint="eastAsia"/>
        </w:rPr>
        <w:t>（2）信托计划封包，资产包状态为未封包</w:t>
      </w:r>
    </w:p>
    <w:p w14:paraId="08AD275B" w14:textId="77777777" w:rsidR="0033583B" w:rsidRDefault="0033583B" w:rsidP="0033583B">
      <w:r>
        <w:rPr>
          <w:noProof/>
        </w:rPr>
        <w:lastRenderedPageBreak/>
        <w:drawing>
          <wp:inline distT="0" distB="0" distL="0" distR="0" wp14:anchorId="1B5EB1ED" wp14:editId="1ADC8D0B">
            <wp:extent cx="5274310" cy="382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AF0" w14:textId="77777777" w:rsidR="0033583B" w:rsidRDefault="0033583B" w:rsidP="0033583B">
      <w:r>
        <w:rPr>
          <w:rFonts w:hint="eastAsia"/>
        </w:rPr>
        <w:t>展示每个信托计划编号，及对应封包规模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583B" w:rsidRPr="0033583B" w14:paraId="0F79FA02" w14:textId="77777777" w:rsidTr="005B2A04">
        <w:tc>
          <w:tcPr>
            <w:tcW w:w="2765" w:type="dxa"/>
          </w:tcPr>
          <w:p w14:paraId="1A3841D3" w14:textId="77777777" w:rsidR="0033583B" w:rsidRPr="0033583B" w:rsidRDefault="0033583B" w:rsidP="005B2A04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字段</w:t>
            </w:r>
          </w:p>
        </w:tc>
        <w:tc>
          <w:tcPr>
            <w:tcW w:w="2765" w:type="dxa"/>
          </w:tcPr>
          <w:p w14:paraId="7B420035" w14:textId="77777777" w:rsidR="0033583B" w:rsidRPr="0033583B" w:rsidRDefault="0033583B" w:rsidP="005B2A04">
            <w:pPr>
              <w:rPr>
                <w:b/>
              </w:rPr>
            </w:pPr>
            <w:r>
              <w:rPr>
                <w:rFonts w:hint="eastAsia"/>
                <w:b/>
              </w:rPr>
              <w:t>数值要求</w:t>
            </w:r>
          </w:p>
        </w:tc>
        <w:tc>
          <w:tcPr>
            <w:tcW w:w="2766" w:type="dxa"/>
          </w:tcPr>
          <w:p w14:paraId="2E0EF92D" w14:textId="77777777" w:rsidR="0033583B" w:rsidRPr="0033583B" w:rsidRDefault="0033583B" w:rsidP="005B2A04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默认</w:t>
            </w:r>
          </w:p>
        </w:tc>
      </w:tr>
      <w:tr w:rsidR="0033583B" w14:paraId="7B70046B" w14:textId="77777777" w:rsidTr="005B2A04">
        <w:tc>
          <w:tcPr>
            <w:tcW w:w="2765" w:type="dxa"/>
          </w:tcPr>
          <w:p w14:paraId="5578DD37" w14:textId="77777777" w:rsidR="0033583B" w:rsidRDefault="0033583B" w:rsidP="005B2A04">
            <w:r>
              <w:rPr>
                <w:rFonts w:hint="eastAsia"/>
              </w:rPr>
              <w:t>资产包目标封总金额</w:t>
            </w:r>
          </w:p>
        </w:tc>
        <w:tc>
          <w:tcPr>
            <w:tcW w:w="2765" w:type="dxa"/>
          </w:tcPr>
          <w:p w14:paraId="18CB738E" w14:textId="77777777" w:rsidR="0033583B" w:rsidRDefault="0033583B" w:rsidP="005B2A04">
            <w:r>
              <w:t>0</w:t>
            </w:r>
            <w:r>
              <w:rPr>
                <w:rFonts w:hint="eastAsia"/>
              </w:rPr>
              <w:t>~最大值的数，2位小数</w:t>
            </w:r>
          </w:p>
        </w:tc>
        <w:tc>
          <w:tcPr>
            <w:tcW w:w="2766" w:type="dxa"/>
          </w:tcPr>
          <w:p w14:paraId="501CC9A1" w14:textId="77777777" w:rsidR="0033583B" w:rsidRDefault="0033583B" w:rsidP="005B2A04">
            <w:r>
              <w:rPr>
                <w:rFonts w:hint="eastAsia"/>
              </w:rPr>
              <w:t>最大值</w:t>
            </w:r>
          </w:p>
        </w:tc>
      </w:tr>
    </w:tbl>
    <w:p w14:paraId="13668265" w14:textId="77777777" w:rsidR="0033583B" w:rsidRDefault="0033583B" w:rsidP="0033583B">
      <w:r>
        <w:rPr>
          <w:rFonts w:hint="eastAsia"/>
        </w:rPr>
        <w:t>（3）资产包状态为已解包</w:t>
      </w:r>
    </w:p>
    <w:p w14:paraId="5EA52A8A" w14:textId="77777777" w:rsidR="0033583B" w:rsidRDefault="0033583B" w:rsidP="0033583B">
      <w:r>
        <w:rPr>
          <w:noProof/>
        </w:rPr>
        <w:drawing>
          <wp:inline distT="0" distB="0" distL="0" distR="0" wp14:anchorId="1A1B9E77" wp14:editId="309AE8F0">
            <wp:extent cx="5274310" cy="276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E5C6" w14:textId="77777777" w:rsidR="0033583B" w:rsidRPr="0033583B" w:rsidRDefault="0033583B" w:rsidP="0033583B">
      <w:r>
        <w:rPr>
          <w:rFonts w:hint="eastAsia"/>
        </w:rPr>
        <w:t>展示，资产包对应的封包规模。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583B" w:rsidRPr="0033583B" w14:paraId="2A9ABC08" w14:textId="77777777" w:rsidTr="005B2A04">
        <w:tc>
          <w:tcPr>
            <w:tcW w:w="2765" w:type="dxa"/>
          </w:tcPr>
          <w:p w14:paraId="0A449727" w14:textId="77777777" w:rsidR="0033583B" w:rsidRPr="0033583B" w:rsidRDefault="0033583B" w:rsidP="005B2A04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字段</w:t>
            </w:r>
          </w:p>
        </w:tc>
        <w:tc>
          <w:tcPr>
            <w:tcW w:w="2765" w:type="dxa"/>
          </w:tcPr>
          <w:p w14:paraId="04676BD2" w14:textId="77777777" w:rsidR="0033583B" w:rsidRPr="0033583B" w:rsidRDefault="0033583B" w:rsidP="005B2A04">
            <w:pPr>
              <w:rPr>
                <w:b/>
              </w:rPr>
            </w:pPr>
            <w:r>
              <w:rPr>
                <w:rFonts w:hint="eastAsia"/>
                <w:b/>
              </w:rPr>
              <w:t>数值要求</w:t>
            </w:r>
          </w:p>
        </w:tc>
        <w:tc>
          <w:tcPr>
            <w:tcW w:w="2766" w:type="dxa"/>
          </w:tcPr>
          <w:p w14:paraId="0E9FFC32" w14:textId="77777777" w:rsidR="0033583B" w:rsidRPr="0033583B" w:rsidRDefault="0033583B" w:rsidP="005B2A04">
            <w:pPr>
              <w:rPr>
                <w:b/>
              </w:rPr>
            </w:pPr>
            <w:r w:rsidRPr="0033583B">
              <w:rPr>
                <w:rFonts w:hint="eastAsia"/>
                <w:b/>
              </w:rPr>
              <w:t>默认</w:t>
            </w:r>
          </w:p>
        </w:tc>
      </w:tr>
      <w:tr w:rsidR="0033583B" w14:paraId="02F40745" w14:textId="77777777" w:rsidTr="005B2A04">
        <w:tc>
          <w:tcPr>
            <w:tcW w:w="2765" w:type="dxa"/>
          </w:tcPr>
          <w:p w14:paraId="0D2C4109" w14:textId="77777777" w:rsidR="0033583B" w:rsidRDefault="0033583B" w:rsidP="005B2A04">
            <w:r>
              <w:rPr>
                <w:rFonts w:hint="eastAsia"/>
              </w:rPr>
              <w:t>资产包目标封总金额</w:t>
            </w:r>
          </w:p>
        </w:tc>
        <w:tc>
          <w:tcPr>
            <w:tcW w:w="2765" w:type="dxa"/>
          </w:tcPr>
          <w:p w14:paraId="75C7A1FD" w14:textId="77777777" w:rsidR="0033583B" w:rsidRDefault="0033583B" w:rsidP="005B2A04">
            <w:r>
              <w:t>0</w:t>
            </w:r>
            <w:r>
              <w:rPr>
                <w:rFonts w:hint="eastAsia"/>
              </w:rPr>
              <w:t>~最大值的数，2位小数</w:t>
            </w:r>
          </w:p>
        </w:tc>
        <w:tc>
          <w:tcPr>
            <w:tcW w:w="2766" w:type="dxa"/>
          </w:tcPr>
          <w:p w14:paraId="069E5373" w14:textId="77777777" w:rsidR="0033583B" w:rsidRDefault="0033583B" w:rsidP="005B2A04">
            <w:r>
              <w:rPr>
                <w:rFonts w:hint="eastAsia"/>
              </w:rPr>
              <w:t>最大值</w:t>
            </w:r>
          </w:p>
        </w:tc>
      </w:tr>
    </w:tbl>
    <w:p w14:paraId="66C7A726" w14:textId="77777777" w:rsidR="0033583B" w:rsidRDefault="0033583B" w:rsidP="0033583B"/>
    <w:p w14:paraId="146448C8" w14:textId="77777777" w:rsidR="0033583B" w:rsidRDefault="0033583B" w:rsidP="0033583B">
      <w:r>
        <w:rPr>
          <w:rFonts w:hint="eastAsia"/>
        </w:rPr>
        <w:t>确认封包后，通知兆尹</w:t>
      </w:r>
    </w:p>
    <w:p w14:paraId="6648E151" w14:textId="77777777" w:rsidR="0033583B" w:rsidRDefault="0033583B" w:rsidP="0033583B"/>
    <w:p w14:paraId="14F8D744" w14:textId="77777777" w:rsidR="0033583B" w:rsidRDefault="0033583B" w:rsidP="0033583B">
      <w:pPr>
        <w:pStyle w:val="3"/>
        <w:numPr>
          <w:ilvl w:val="2"/>
          <w:numId w:val="1"/>
        </w:numPr>
      </w:pPr>
      <w:r>
        <w:rPr>
          <w:rFonts w:hint="eastAsia"/>
        </w:rPr>
        <w:t>资产包详情：</w:t>
      </w:r>
    </w:p>
    <w:p w14:paraId="29670254" w14:textId="4DCFE986" w:rsidR="0033583B" w:rsidRDefault="00A45448" w:rsidP="0033583B">
      <w:pPr>
        <w:rPr>
          <w:ins w:id="15" w:author="郑鸿雁" w:date="2019-01-17T00:58:00Z"/>
        </w:rPr>
      </w:pPr>
      <w:r>
        <w:rPr>
          <w:noProof/>
        </w:rPr>
        <w:drawing>
          <wp:inline distT="0" distB="0" distL="0" distR="0" wp14:anchorId="6AD432CE" wp14:editId="5DA62DF7">
            <wp:extent cx="5274310" cy="262318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A786" w14:textId="3AADED37" w:rsidR="002E24A0" w:rsidRDefault="002E24A0" w:rsidP="002E24A0">
      <w:pPr>
        <w:pStyle w:val="a5"/>
        <w:numPr>
          <w:ilvl w:val="0"/>
          <w:numId w:val="23"/>
        </w:numPr>
        <w:ind w:firstLineChars="0"/>
        <w:rPr>
          <w:ins w:id="16" w:author="郑鸿雁" w:date="2019-01-17T00:59:00Z"/>
        </w:rPr>
        <w:pPrChange w:id="17" w:author="郑鸿雁" w:date="2019-01-17T00:58:00Z">
          <w:pPr/>
        </w:pPrChange>
      </w:pPr>
      <w:ins w:id="18" w:author="郑鸿雁" w:date="2019-01-17T00:58:00Z">
        <w:r>
          <w:rPr>
            <w:rFonts w:hint="eastAsia"/>
          </w:rPr>
          <w:t>编辑资产包的下拉键，有多种</w:t>
        </w:r>
      </w:ins>
      <w:ins w:id="19" w:author="郑鸿雁" w:date="2019-01-17T00:59:00Z">
        <w:r>
          <w:rPr>
            <w:rFonts w:hint="eastAsia"/>
          </w:rPr>
          <w:t>情况</w:t>
        </w:r>
      </w:ins>
    </w:p>
    <w:p w14:paraId="3D721FF6" w14:textId="57045BFB" w:rsidR="002E24A0" w:rsidRDefault="002E24A0" w:rsidP="002E24A0">
      <w:pPr>
        <w:pStyle w:val="a5"/>
        <w:numPr>
          <w:ilvl w:val="1"/>
          <w:numId w:val="23"/>
        </w:numPr>
        <w:ind w:firstLineChars="0"/>
        <w:rPr>
          <w:ins w:id="20" w:author="郑鸿雁" w:date="2019-01-17T01:00:00Z"/>
        </w:rPr>
        <w:pPrChange w:id="21" w:author="郑鸿雁" w:date="2019-01-17T00:59:00Z">
          <w:pPr/>
        </w:pPrChange>
      </w:pPr>
      <w:ins w:id="22" w:author="郑鸿雁" w:date="2019-01-17T00:59:00Z">
        <w:r>
          <w:rPr>
            <w:rFonts w:hint="eastAsia"/>
          </w:rPr>
          <w:t>编辑资产包，跳转到资产包新增资产</w:t>
        </w:r>
      </w:ins>
      <w:ins w:id="23" w:author="郑鸿雁" w:date="2019-01-17T01:00:00Z">
        <w:r>
          <w:rPr>
            <w:rFonts w:hint="eastAsia"/>
          </w:rPr>
          <w:t>页面</w:t>
        </w:r>
      </w:ins>
    </w:p>
    <w:p w14:paraId="5D497E14" w14:textId="7928642D" w:rsidR="002E24A0" w:rsidRDefault="002E24A0" w:rsidP="002E24A0">
      <w:pPr>
        <w:pStyle w:val="a5"/>
        <w:numPr>
          <w:ilvl w:val="1"/>
          <w:numId w:val="23"/>
        </w:numPr>
        <w:ind w:firstLineChars="0"/>
        <w:rPr>
          <w:ins w:id="24" w:author="郑鸿雁" w:date="2019-01-17T01:00:00Z"/>
        </w:rPr>
        <w:pPrChange w:id="25" w:author="郑鸿雁" w:date="2019-01-17T00:59:00Z">
          <w:pPr/>
        </w:pPrChange>
      </w:pPr>
      <w:ins w:id="26" w:author="郑鸿雁" w:date="2019-01-17T01:00:00Z">
        <w:r>
          <w:rPr>
            <w:rFonts w:hint="eastAsia"/>
          </w:rPr>
          <w:t>解包并编辑资产包，通知兆尹解包，并跳转到资产包的新增资产界面</w:t>
        </w:r>
      </w:ins>
    </w:p>
    <w:p w14:paraId="1D9813FA" w14:textId="02895995" w:rsidR="002E24A0" w:rsidRDefault="002E24A0" w:rsidP="002E24A0">
      <w:pPr>
        <w:pStyle w:val="a5"/>
        <w:numPr>
          <w:ilvl w:val="1"/>
          <w:numId w:val="23"/>
        </w:numPr>
        <w:ind w:firstLineChars="0"/>
        <w:rPr>
          <w:ins w:id="27" w:author="郑鸿雁" w:date="2019-01-17T00:59:00Z"/>
        </w:rPr>
        <w:pPrChange w:id="28" w:author="郑鸿雁" w:date="2019-01-17T00:59:00Z">
          <w:pPr/>
        </w:pPrChange>
      </w:pPr>
      <w:ins w:id="29" w:author="郑鸿雁" w:date="2019-01-17T01:00:00Z">
        <w:r>
          <w:rPr>
            <w:rFonts w:hint="eastAsia"/>
          </w:rPr>
          <w:t>修改资产包名称：则弹出提示框，修改资产包名称。确认后，刷新当前页面。</w:t>
        </w:r>
      </w:ins>
      <w:bookmarkStart w:id="30" w:name="_GoBack"/>
      <w:bookmarkEnd w:id="30"/>
    </w:p>
    <w:p w14:paraId="7E65E875" w14:textId="44F50D8F" w:rsidR="002E24A0" w:rsidRDefault="002E24A0" w:rsidP="002E24A0">
      <w:pPr>
        <w:rPr>
          <w:ins w:id="31" w:author="郑鸿雁" w:date="2019-01-17T00:59:00Z"/>
        </w:rPr>
        <w:pPrChange w:id="32" w:author="郑鸿雁" w:date="2019-01-17T00:59:00Z">
          <w:pPr/>
        </w:pPrChange>
      </w:pPr>
      <w:ins w:id="33" w:author="郑鸿雁" w:date="2019-01-17T00:59:00Z">
        <w:r>
          <w:rPr>
            <w:noProof/>
          </w:rPr>
          <w:drawing>
            <wp:inline distT="0" distB="0" distL="0" distR="0" wp14:anchorId="62431514" wp14:editId="3E039B71">
              <wp:extent cx="2743200" cy="1427745"/>
              <wp:effectExtent l="0" t="0" r="0" b="127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5351" cy="14288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161240" w14:textId="0B403E97" w:rsidR="002E24A0" w:rsidRDefault="002E24A0" w:rsidP="002E24A0">
      <w:pPr>
        <w:rPr>
          <w:rFonts w:hint="eastAsia"/>
        </w:rPr>
        <w:pPrChange w:id="34" w:author="郑鸿雁" w:date="2019-01-17T00:59:00Z">
          <w:pPr/>
        </w:pPrChange>
      </w:pPr>
      <w:ins w:id="35" w:author="郑鸿雁" w:date="2019-01-17T00:59:00Z">
        <w:r>
          <w:lastRenderedPageBreak/>
          <w:tab/>
        </w:r>
      </w:ins>
    </w:p>
    <w:p w14:paraId="7A98E42D" w14:textId="2C9F2BFE" w:rsidR="00A45448" w:rsidRDefault="00A45448" w:rsidP="0033583B">
      <w:r>
        <w:rPr>
          <w:noProof/>
        </w:rPr>
        <w:drawing>
          <wp:inline distT="0" distB="0" distL="0" distR="0" wp14:anchorId="716777BA" wp14:editId="22EF908D">
            <wp:extent cx="5274310" cy="26231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3F3" w14:textId="32C3220C" w:rsidR="0033583B" w:rsidRDefault="00A45448" w:rsidP="00AA704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封包时资产信息概览</w:t>
      </w:r>
    </w:p>
    <w:p w14:paraId="02FE0154" w14:textId="6E054A2B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t>同资产信息概览，划分资产总体信息，资产分布信息。</w:t>
      </w:r>
    </w:p>
    <w:p w14:paraId="5BFB4FB3" w14:textId="4ED1117C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t>下载为报告，报告日期</w:t>
      </w:r>
      <w:r>
        <w:rPr>
          <w:rFonts w:hint="eastAsia"/>
        </w:rPr>
        <w:t>为封包日</w:t>
      </w:r>
    </w:p>
    <w:p w14:paraId="45989691" w14:textId="3985BA39" w:rsidR="00A45448" w:rsidRDefault="00A45448" w:rsidP="00AA704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现金流分析（图2中的下载为报告 实际应该没有，为原型误导）</w:t>
      </w:r>
    </w:p>
    <w:p w14:paraId="63B39A8A" w14:textId="6586E30A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封包时点，按日统计的现金流情况。</w:t>
      </w:r>
    </w:p>
    <w:p w14:paraId="02C0E827" w14:textId="1D22E2E4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可根据筛选条件展示结果信息。</w:t>
      </w:r>
    </w:p>
    <w:p w14:paraId="5E66F7B4" w14:textId="143D1A22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默认显示默认值的情况</w:t>
      </w:r>
    </w:p>
    <w:tbl>
      <w:tblPr>
        <w:tblStyle w:val="aa"/>
        <w:tblW w:w="0" w:type="auto"/>
        <w:tblLook w:val="00A0" w:firstRow="1" w:lastRow="0" w:firstColumn="1" w:lastColumn="0" w:noHBand="0" w:noVBand="0"/>
      </w:tblPr>
      <w:tblGrid>
        <w:gridCol w:w="2764"/>
        <w:gridCol w:w="2843"/>
        <w:gridCol w:w="2689"/>
      </w:tblGrid>
      <w:tr w:rsidR="00A45448" w14:paraId="3A84074F" w14:textId="446614F1" w:rsidTr="00A45448">
        <w:tc>
          <w:tcPr>
            <w:tcW w:w="2764" w:type="dxa"/>
          </w:tcPr>
          <w:p w14:paraId="0E06F5C7" w14:textId="773636E1" w:rsidR="00A45448" w:rsidRPr="00A45448" w:rsidRDefault="00A45448" w:rsidP="00A45448">
            <w:pPr>
              <w:rPr>
                <w:b/>
              </w:rPr>
            </w:pPr>
            <w:r w:rsidRPr="00A45448">
              <w:rPr>
                <w:rFonts w:hint="eastAsia"/>
                <w:b/>
              </w:rPr>
              <w:t>字段</w:t>
            </w:r>
          </w:p>
        </w:tc>
        <w:tc>
          <w:tcPr>
            <w:tcW w:w="2843" w:type="dxa"/>
          </w:tcPr>
          <w:p w14:paraId="3C0F8592" w14:textId="75E43F02" w:rsidR="00A45448" w:rsidRPr="00A45448" w:rsidRDefault="00A45448" w:rsidP="00A45448">
            <w:pPr>
              <w:rPr>
                <w:b/>
              </w:rPr>
            </w:pPr>
            <w:r w:rsidRPr="00A45448">
              <w:rPr>
                <w:rFonts w:hint="eastAsia"/>
                <w:b/>
              </w:rPr>
              <w:t>取值</w:t>
            </w:r>
          </w:p>
        </w:tc>
        <w:tc>
          <w:tcPr>
            <w:tcW w:w="2689" w:type="dxa"/>
          </w:tcPr>
          <w:p w14:paraId="1B3E2FA1" w14:textId="77C1DBAE" w:rsidR="00A45448" w:rsidRPr="00A45448" w:rsidRDefault="00A45448" w:rsidP="00A45448">
            <w:pPr>
              <w:rPr>
                <w:b/>
              </w:rPr>
            </w:pPr>
            <w:r>
              <w:rPr>
                <w:rFonts w:hint="eastAsia"/>
                <w:b/>
              </w:rPr>
              <w:t>限制</w:t>
            </w:r>
          </w:p>
        </w:tc>
      </w:tr>
      <w:tr w:rsidR="00A45448" w14:paraId="314D22A1" w14:textId="3BB5F14E" w:rsidTr="00A45448">
        <w:tc>
          <w:tcPr>
            <w:tcW w:w="2764" w:type="dxa"/>
          </w:tcPr>
          <w:p w14:paraId="7619304C" w14:textId="257B9D06" w:rsidR="00A45448" w:rsidRDefault="00A45448" w:rsidP="00A45448">
            <w:r>
              <w:rPr>
                <w:rFonts w:hint="eastAsia"/>
              </w:rPr>
              <w:t>首次归集日</w:t>
            </w:r>
          </w:p>
        </w:tc>
        <w:tc>
          <w:tcPr>
            <w:tcW w:w="2843" w:type="dxa"/>
          </w:tcPr>
          <w:p w14:paraId="3F5EC234" w14:textId="75AA30E6" w:rsidR="00A45448" w:rsidRDefault="00A45448" w:rsidP="00A45448">
            <w:r>
              <w:rPr>
                <w:rFonts w:hint="eastAsia"/>
              </w:rPr>
              <w:t>默认为封包日+</w:t>
            </w:r>
            <w:r>
              <w:t>1</w:t>
            </w:r>
            <w:r>
              <w:rPr>
                <w:rFonts w:hint="eastAsia"/>
              </w:rPr>
              <w:t>月</w:t>
            </w:r>
          </w:p>
        </w:tc>
        <w:tc>
          <w:tcPr>
            <w:tcW w:w="2689" w:type="dxa"/>
          </w:tcPr>
          <w:p w14:paraId="4DF7118E" w14:textId="2F5EE821" w:rsidR="00A45448" w:rsidRDefault="00A45448" w:rsidP="00A45448">
            <w:r>
              <w:rPr>
                <w:rFonts w:hint="eastAsia"/>
              </w:rPr>
              <w:t>仅能选择【封包日】之后的日期</w:t>
            </w:r>
          </w:p>
        </w:tc>
      </w:tr>
      <w:tr w:rsidR="00A45448" w14:paraId="720AE7EE" w14:textId="1A6954B9" w:rsidTr="00A45448">
        <w:tc>
          <w:tcPr>
            <w:tcW w:w="2764" w:type="dxa"/>
          </w:tcPr>
          <w:p w14:paraId="1761A7CC" w14:textId="782B9B67" w:rsidR="00A45448" w:rsidRDefault="00A45448" w:rsidP="00A45448">
            <w:r>
              <w:rPr>
                <w:rFonts w:hint="eastAsia"/>
              </w:rPr>
              <w:t>归集周期</w:t>
            </w:r>
          </w:p>
        </w:tc>
        <w:tc>
          <w:tcPr>
            <w:tcW w:w="2843" w:type="dxa"/>
          </w:tcPr>
          <w:p w14:paraId="186EE9C5" w14:textId="5DE3A867" w:rsidR="00A45448" w:rsidRDefault="00A45448" w:rsidP="00A45448">
            <w:r>
              <w:rPr>
                <w:rFonts w:hint="eastAsia"/>
              </w:rPr>
              <w:t>默认为1</w:t>
            </w:r>
          </w:p>
        </w:tc>
        <w:tc>
          <w:tcPr>
            <w:tcW w:w="2689" w:type="dxa"/>
          </w:tcPr>
          <w:p w14:paraId="55E3F268" w14:textId="77777777" w:rsidR="00A45448" w:rsidRDefault="00A45448" w:rsidP="00A45448"/>
        </w:tc>
      </w:tr>
      <w:tr w:rsidR="00A45448" w14:paraId="441994AF" w14:textId="24D75846" w:rsidTr="00A45448">
        <w:tc>
          <w:tcPr>
            <w:tcW w:w="2764" w:type="dxa"/>
          </w:tcPr>
          <w:p w14:paraId="21676892" w14:textId="2469D431" w:rsidR="00A45448" w:rsidRDefault="00A45448" w:rsidP="00A45448">
            <w:r>
              <w:rPr>
                <w:rFonts w:hint="eastAsia"/>
              </w:rPr>
              <w:t>频率</w:t>
            </w:r>
          </w:p>
        </w:tc>
        <w:tc>
          <w:tcPr>
            <w:tcW w:w="2843" w:type="dxa"/>
          </w:tcPr>
          <w:p w14:paraId="1644F70E" w14:textId="70A9E96F" w:rsidR="00A45448" w:rsidRDefault="00A45448" w:rsidP="00A45448">
            <w:r>
              <w:rPr>
                <w:rFonts w:hint="eastAsia"/>
              </w:rPr>
              <w:t>天</w:t>
            </w:r>
          </w:p>
          <w:p w14:paraId="17236655" w14:textId="25813CBD" w:rsidR="00A45448" w:rsidRDefault="00A45448" w:rsidP="00A45448">
            <w:r>
              <w:rPr>
                <w:rFonts w:hint="eastAsia"/>
              </w:rPr>
              <w:t>月（默认）</w:t>
            </w:r>
          </w:p>
        </w:tc>
        <w:tc>
          <w:tcPr>
            <w:tcW w:w="2689" w:type="dxa"/>
          </w:tcPr>
          <w:p w14:paraId="74623CC2" w14:textId="77777777" w:rsidR="00A45448" w:rsidRDefault="00A45448" w:rsidP="00A45448"/>
        </w:tc>
      </w:tr>
    </w:tbl>
    <w:p w14:paraId="44C4E487" w14:textId="690B8378" w:rsidR="00A45448" w:rsidRDefault="00A45448" w:rsidP="00AA704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现金流分析-日期生成列表规则：</w:t>
      </w:r>
    </w:p>
    <w:p w14:paraId="79BF8A67" w14:textId="7993AFB8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频率为月</w:t>
      </w:r>
    </w:p>
    <w:p w14:paraId="31C913C4" w14:textId="2664174B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首次归集日（的日）=A</w:t>
      </w:r>
    </w:p>
    <w:p w14:paraId="1535CAA3" w14:textId="66FC0B49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后续月份+周期数值，日=</w:t>
      </w:r>
      <w:r>
        <w:t>min</w:t>
      </w:r>
      <w:r>
        <w:rPr>
          <w:rFonts w:hint="eastAsia"/>
        </w:rPr>
        <w:t>（A，当月最大日）</w:t>
      </w:r>
    </w:p>
    <w:p w14:paraId="6E49CC6E" w14:textId="3EF2F8FA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t xml:space="preserve">If </w:t>
      </w:r>
      <w:r>
        <w:rPr>
          <w:rFonts w:hint="eastAsia"/>
        </w:rPr>
        <w:t>归集日≥最大按日统计的日期，则为最后一期</w:t>
      </w:r>
    </w:p>
    <w:p w14:paraId="1FCDC3A9" w14:textId="4D0956B6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计算规则</w:t>
      </w:r>
    </w:p>
    <w:p w14:paraId="7A506B11" w14:textId="2245ADAB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第一个区间为【封包日，首次归集日】的数据。</w:t>
      </w:r>
    </w:p>
    <w:p w14:paraId="66243D4E" w14:textId="1485B80D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第二个区间为【上归集日+</w:t>
      </w:r>
      <w:r>
        <w:t>1</w:t>
      </w:r>
      <w:r>
        <w:rPr>
          <w:rFonts w:hint="eastAsia"/>
        </w:rPr>
        <w:t>，当前归集日】的数据</w:t>
      </w:r>
    </w:p>
    <w:p w14:paraId="68F291AD" w14:textId="424E9746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期初本金余额</w:t>
      </w:r>
    </w:p>
    <w:p w14:paraId="5C0E31E5" w14:textId="305BB474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第N期为≥N期本金求和</w:t>
      </w:r>
    </w:p>
    <w:p w14:paraId="353C750F" w14:textId="67F9C7FD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期末本金余额</w:t>
      </w:r>
    </w:p>
    <w:p w14:paraId="747A2A3F" w14:textId="4926A29A" w:rsidR="00A45448" w:rsidRDefault="00A45448" w:rsidP="00AA704A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第N期为≥N+1期本金求和</w:t>
      </w:r>
    </w:p>
    <w:p w14:paraId="6A38CD54" w14:textId="50185988" w:rsidR="00A45448" w:rsidRDefault="00A45448" w:rsidP="00AA704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下载数据</w:t>
      </w:r>
    </w:p>
    <w:p w14:paraId="512F8A1A" w14:textId="0EEDB829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在下载数据表格，与显示一致内容。</w:t>
      </w:r>
    </w:p>
    <w:p w14:paraId="50BEA3C8" w14:textId="2D214ABB" w:rsidR="00A45448" w:rsidRDefault="00A45448" w:rsidP="00AA704A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下载为x</w:t>
      </w:r>
      <w:r>
        <w:t xml:space="preserve">lxs. </w:t>
      </w:r>
      <w:r>
        <w:rPr>
          <w:rFonts w:hint="eastAsia"/>
        </w:rPr>
        <w:t>文件名：项目名称_资产包名称_现金流_下载日期。</w:t>
      </w:r>
    </w:p>
    <w:p w14:paraId="713CB329" w14:textId="155F02BC" w:rsidR="0059034E" w:rsidRDefault="0059034E" w:rsidP="00AA704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页面接及跳转情况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59034E" w14:paraId="5D5B849E" w14:textId="77777777" w:rsidTr="0059034E">
        <w:tc>
          <w:tcPr>
            <w:tcW w:w="4148" w:type="dxa"/>
          </w:tcPr>
          <w:p w14:paraId="22A3C9C6" w14:textId="6D404C7E" w:rsidR="0059034E" w:rsidRPr="0059034E" w:rsidRDefault="0059034E" w:rsidP="0059034E">
            <w:pPr>
              <w:pStyle w:val="a5"/>
              <w:ind w:firstLineChars="0" w:firstLine="0"/>
              <w:rPr>
                <w:b/>
              </w:rPr>
            </w:pPr>
            <w:r w:rsidRPr="0059034E">
              <w:rPr>
                <w:rFonts w:hint="eastAsia"/>
                <w:b/>
              </w:rPr>
              <w:lastRenderedPageBreak/>
              <w:t>链接</w:t>
            </w:r>
          </w:p>
        </w:tc>
        <w:tc>
          <w:tcPr>
            <w:tcW w:w="4148" w:type="dxa"/>
          </w:tcPr>
          <w:p w14:paraId="0080842E" w14:textId="56C37090" w:rsidR="0059034E" w:rsidRPr="0059034E" w:rsidRDefault="0059034E" w:rsidP="0059034E">
            <w:pPr>
              <w:pStyle w:val="a5"/>
              <w:ind w:firstLineChars="0" w:firstLine="0"/>
              <w:rPr>
                <w:b/>
              </w:rPr>
            </w:pPr>
            <w:r w:rsidRPr="0059034E">
              <w:rPr>
                <w:rFonts w:hint="eastAsia"/>
                <w:b/>
              </w:rPr>
              <w:t>跳转</w:t>
            </w:r>
          </w:p>
        </w:tc>
      </w:tr>
      <w:tr w:rsidR="0059034E" w14:paraId="2EA8A046" w14:textId="77777777" w:rsidTr="0059034E">
        <w:tc>
          <w:tcPr>
            <w:tcW w:w="4148" w:type="dxa"/>
          </w:tcPr>
          <w:p w14:paraId="1AFB8C2D" w14:textId="2F938548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查看最新资产信息概览</w:t>
            </w:r>
          </w:p>
        </w:tc>
        <w:tc>
          <w:tcPr>
            <w:tcW w:w="4148" w:type="dxa"/>
          </w:tcPr>
          <w:p w14:paraId="3F3D5312" w14:textId="4EB94968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资产信息概览</w:t>
            </w:r>
          </w:p>
        </w:tc>
      </w:tr>
      <w:tr w:rsidR="0059034E" w14:paraId="278BA0CB" w14:textId="77777777" w:rsidTr="0059034E">
        <w:tc>
          <w:tcPr>
            <w:tcW w:w="4148" w:type="dxa"/>
          </w:tcPr>
          <w:p w14:paraId="161962E4" w14:textId="0169EB4F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查看资产明细列表</w:t>
            </w:r>
          </w:p>
        </w:tc>
        <w:tc>
          <w:tcPr>
            <w:tcW w:w="4148" w:type="dxa"/>
          </w:tcPr>
          <w:p w14:paraId="66F386EA" w14:textId="4082D037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基础资产信息</w:t>
            </w:r>
          </w:p>
        </w:tc>
      </w:tr>
      <w:tr w:rsidR="0059034E" w14:paraId="6FB7C3BA" w14:textId="77777777" w:rsidTr="0059034E">
        <w:tc>
          <w:tcPr>
            <w:tcW w:w="4148" w:type="dxa"/>
          </w:tcPr>
          <w:p w14:paraId="7C7D0A88" w14:textId="3A13E755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资产包量化分析</w:t>
            </w:r>
          </w:p>
        </w:tc>
        <w:tc>
          <w:tcPr>
            <w:tcW w:w="4148" w:type="dxa"/>
          </w:tcPr>
          <w:p w14:paraId="640A06E7" w14:textId="303A4EEF" w:rsidR="0059034E" w:rsidRDefault="0059034E" w:rsidP="0059034E">
            <w:pPr>
              <w:pStyle w:val="a5"/>
              <w:ind w:firstLineChars="0" w:firstLine="0"/>
            </w:pPr>
            <w:r>
              <w:rPr>
                <w:rFonts w:hint="eastAsia"/>
              </w:rPr>
              <w:t>现金流分析</w:t>
            </w:r>
          </w:p>
        </w:tc>
      </w:tr>
    </w:tbl>
    <w:p w14:paraId="78F89918" w14:textId="77777777" w:rsidR="0059034E" w:rsidRDefault="0059034E" w:rsidP="0059034E">
      <w:pPr>
        <w:pStyle w:val="a5"/>
        <w:ind w:left="420" w:firstLineChars="0" w:firstLine="0"/>
      </w:pPr>
    </w:p>
    <w:p w14:paraId="4D9EABC3" w14:textId="0429ED3E" w:rsidR="0059034E" w:rsidRDefault="0059034E" w:rsidP="0057427C">
      <w:pPr>
        <w:pStyle w:val="2"/>
        <w:numPr>
          <w:ilvl w:val="1"/>
          <w:numId w:val="1"/>
        </w:numPr>
      </w:pPr>
      <w:r>
        <w:rPr>
          <w:rFonts w:hint="eastAsia"/>
        </w:rPr>
        <w:t>量化分析</w:t>
      </w:r>
    </w:p>
    <w:p w14:paraId="577F13C7" w14:textId="3CCF35E2" w:rsidR="0059034E" w:rsidRDefault="0059034E" w:rsidP="0059034E">
      <w:pPr>
        <w:pStyle w:val="3"/>
        <w:numPr>
          <w:ilvl w:val="2"/>
          <w:numId w:val="1"/>
        </w:numPr>
      </w:pPr>
      <w:r>
        <w:rPr>
          <w:rFonts w:hint="eastAsia"/>
        </w:rPr>
        <w:t>现金流分析</w:t>
      </w:r>
    </w:p>
    <w:p w14:paraId="7452E8E7" w14:textId="28B1A028" w:rsidR="0059034E" w:rsidRDefault="0059034E" w:rsidP="0059034E">
      <w:r>
        <w:rPr>
          <w:noProof/>
        </w:rPr>
        <w:drawing>
          <wp:inline distT="0" distB="0" distL="0" distR="0" wp14:anchorId="4159DD52" wp14:editId="7846990C">
            <wp:extent cx="5274310" cy="26231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5B23" w14:textId="051A32AF" w:rsidR="0059034E" w:rsidRDefault="0059034E" w:rsidP="00AA704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输入框取值及相关属性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034E" w14:paraId="2E79E98D" w14:textId="77777777" w:rsidTr="0059034E">
        <w:tc>
          <w:tcPr>
            <w:tcW w:w="2765" w:type="dxa"/>
          </w:tcPr>
          <w:p w14:paraId="41BF9DFB" w14:textId="2A86DE19" w:rsidR="0059034E" w:rsidRPr="0059034E" w:rsidRDefault="0059034E" w:rsidP="0059034E">
            <w:pPr>
              <w:rPr>
                <w:b/>
              </w:rPr>
            </w:pPr>
            <w:r w:rsidRPr="0059034E">
              <w:rPr>
                <w:rFonts w:hint="eastAsia"/>
                <w:b/>
              </w:rPr>
              <w:t>字段名称</w:t>
            </w:r>
          </w:p>
        </w:tc>
        <w:tc>
          <w:tcPr>
            <w:tcW w:w="2765" w:type="dxa"/>
          </w:tcPr>
          <w:p w14:paraId="6F1C8018" w14:textId="13032AC5" w:rsidR="0059034E" w:rsidRPr="0059034E" w:rsidRDefault="0059034E" w:rsidP="0059034E">
            <w:pPr>
              <w:rPr>
                <w:b/>
              </w:rPr>
            </w:pPr>
            <w:r w:rsidRPr="0059034E">
              <w:rPr>
                <w:rFonts w:hint="eastAsia"/>
                <w:b/>
              </w:rPr>
              <w:t>属性</w:t>
            </w:r>
          </w:p>
        </w:tc>
        <w:tc>
          <w:tcPr>
            <w:tcW w:w="2766" w:type="dxa"/>
          </w:tcPr>
          <w:p w14:paraId="336B17B9" w14:textId="77777777" w:rsidR="0059034E" w:rsidRPr="0059034E" w:rsidRDefault="0059034E" w:rsidP="0059034E">
            <w:pPr>
              <w:rPr>
                <w:b/>
              </w:rPr>
            </w:pPr>
          </w:p>
        </w:tc>
      </w:tr>
      <w:tr w:rsidR="0059034E" w14:paraId="7A74005A" w14:textId="77777777" w:rsidTr="0059034E">
        <w:tc>
          <w:tcPr>
            <w:tcW w:w="2765" w:type="dxa"/>
          </w:tcPr>
          <w:p w14:paraId="16019BCB" w14:textId="56EBEB95" w:rsidR="0059034E" w:rsidRDefault="0059034E" w:rsidP="0059034E">
            <w:r>
              <w:rPr>
                <w:rFonts w:hint="eastAsia"/>
              </w:rPr>
              <w:t>所属资产包</w:t>
            </w:r>
          </w:p>
        </w:tc>
        <w:tc>
          <w:tcPr>
            <w:tcW w:w="2765" w:type="dxa"/>
          </w:tcPr>
          <w:p w14:paraId="56C27EDB" w14:textId="301DCA5C" w:rsidR="0059034E" w:rsidRDefault="0059034E" w:rsidP="0059034E">
            <w:r>
              <w:rPr>
                <w:rFonts w:hint="eastAsia"/>
              </w:rPr>
              <w:t>下拉多选</w:t>
            </w:r>
          </w:p>
        </w:tc>
        <w:tc>
          <w:tcPr>
            <w:tcW w:w="2766" w:type="dxa"/>
          </w:tcPr>
          <w:p w14:paraId="6ED90513" w14:textId="2CC16DAC" w:rsidR="0059034E" w:rsidRDefault="0059034E" w:rsidP="0059034E">
            <w:r>
              <w:rPr>
                <w:rFonts w:hint="eastAsia"/>
              </w:rPr>
              <w:t>非必填：未填写则不要求在资产包中。</w:t>
            </w:r>
          </w:p>
          <w:p w14:paraId="76E5C615" w14:textId="77777777" w:rsidR="0059034E" w:rsidRDefault="0059034E" w:rsidP="0059034E">
            <w:r>
              <w:rPr>
                <w:rFonts w:hint="eastAsia"/>
              </w:rPr>
              <w:t>取值有：未入包、资产包名称列表</w:t>
            </w:r>
          </w:p>
          <w:p w14:paraId="7E8975AA" w14:textId="1D8E1A43" w:rsidR="0059034E" w:rsidRDefault="0059034E" w:rsidP="0059034E">
            <w:r>
              <w:rPr>
                <w:rFonts w:hint="eastAsia"/>
              </w:rPr>
              <w:t>（默认为上次选择数据）</w:t>
            </w:r>
          </w:p>
        </w:tc>
      </w:tr>
      <w:tr w:rsidR="0059034E" w14:paraId="748F9BCD" w14:textId="77777777" w:rsidTr="0059034E">
        <w:tc>
          <w:tcPr>
            <w:tcW w:w="2765" w:type="dxa"/>
          </w:tcPr>
          <w:p w14:paraId="5E8B2E24" w14:textId="4B620C52" w:rsidR="0059034E" w:rsidRDefault="0059034E" w:rsidP="0059034E">
            <w:r>
              <w:rPr>
                <w:rFonts w:hint="eastAsia"/>
              </w:rPr>
              <w:t>首次归集日</w:t>
            </w:r>
          </w:p>
        </w:tc>
        <w:tc>
          <w:tcPr>
            <w:tcW w:w="2765" w:type="dxa"/>
          </w:tcPr>
          <w:p w14:paraId="1C760B40" w14:textId="06E982C9" w:rsidR="0059034E" w:rsidRDefault="0059034E" w:rsidP="0059034E">
            <w:r>
              <w:rPr>
                <w:rFonts w:hint="eastAsia"/>
              </w:rPr>
              <w:t>必填</w:t>
            </w:r>
          </w:p>
        </w:tc>
        <w:tc>
          <w:tcPr>
            <w:tcW w:w="2766" w:type="dxa"/>
          </w:tcPr>
          <w:p w14:paraId="5D879BB1" w14:textId="77777777" w:rsidR="0059034E" w:rsidRDefault="0059034E" w:rsidP="0059034E">
            <w:r>
              <w:rPr>
                <w:rFonts w:hint="eastAsia"/>
              </w:rPr>
              <w:t>仅能选择【封包日】之后的日期</w:t>
            </w:r>
          </w:p>
          <w:p w14:paraId="779A4680" w14:textId="5C2B5F07" w:rsidR="0059034E" w:rsidRDefault="0059034E" w:rsidP="0059034E">
            <w:r>
              <w:rPr>
                <w:rFonts w:hint="eastAsia"/>
              </w:rPr>
              <w:t>（默认为上次选择数据，初始为空）</w:t>
            </w:r>
          </w:p>
        </w:tc>
      </w:tr>
      <w:tr w:rsidR="0059034E" w14:paraId="2E33B634" w14:textId="77777777" w:rsidTr="0059034E">
        <w:tc>
          <w:tcPr>
            <w:tcW w:w="2765" w:type="dxa"/>
          </w:tcPr>
          <w:p w14:paraId="25C87364" w14:textId="10E1B732" w:rsidR="0059034E" w:rsidRDefault="0059034E" w:rsidP="0059034E">
            <w:r>
              <w:rPr>
                <w:rFonts w:hint="eastAsia"/>
              </w:rPr>
              <w:t>归集周期</w:t>
            </w:r>
          </w:p>
        </w:tc>
        <w:tc>
          <w:tcPr>
            <w:tcW w:w="2765" w:type="dxa"/>
          </w:tcPr>
          <w:p w14:paraId="15FF862B" w14:textId="3E3DA586" w:rsidR="0059034E" w:rsidRDefault="0059034E" w:rsidP="0059034E">
            <w:r>
              <w:rPr>
                <w:rFonts w:hint="eastAsia"/>
              </w:rPr>
              <w:t>默认为1</w:t>
            </w:r>
          </w:p>
        </w:tc>
        <w:tc>
          <w:tcPr>
            <w:tcW w:w="2766" w:type="dxa"/>
          </w:tcPr>
          <w:p w14:paraId="06CAD400" w14:textId="0EDD1605" w:rsidR="0059034E" w:rsidRDefault="0059034E" w:rsidP="0059034E">
            <w:r>
              <w:rPr>
                <w:rFonts w:hint="eastAsia"/>
              </w:rPr>
              <w:t>（默认为上次选择数据，初始为1）</w:t>
            </w:r>
          </w:p>
        </w:tc>
      </w:tr>
      <w:tr w:rsidR="0059034E" w14:paraId="3874C72A" w14:textId="77777777" w:rsidTr="0059034E">
        <w:tc>
          <w:tcPr>
            <w:tcW w:w="2765" w:type="dxa"/>
          </w:tcPr>
          <w:p w14:paraId="11F45089" w14:textId="730970C5" w:rsidR="0059034E" w:rsidRDefault="0059034E" w:rsidP="0059034E">
            <w:r>
              <w:rPr>
                <w:rFonts w:hint="eastAsia"/>
              </w:rPr>
              <w:t>频率</w:t>
            </w:r>
          </w:p>
        </w:tc>
        <w:tc>
          <w:tcPr>
            <w:tcW w:w="2765" w:type="dxa"/>
          </w:tcPr>
          <w:p w14:paraId="4C381F97" w14:textId="77777777" w:rsidR="0059034E" w:rsidRDefault="0059034E" w:rsidP="0059034E">
            <w:r>
              <w:rPr>
                <w:rFonts w:hint="eastAsia"/>
              </w:rPr>
              <w:t>天</w:t>
            </w:r>
          </w:p>
          <w:p w14:paraId="64C264B8" w14:textId="2020BE99" w:rsidR="0059034E" w:rsidRDefault="0059034E" w:rsidP="0059034E">
            <w:r>
              <w:rPr>
                <w:rFonts w:hint="eastAsia"/>
              </w:rPr>
              <w:t>月（默认）</w:t>
            </w:r>
          </w:p>
        </w:tc>
        <w:tc>
          <w:tcPr>
            <w:tcW w:w="2766" w:type="dxa"/>
          </w:tcPr>
          <w:p w14:paraId="109ED597" w14:textId="79E0E959" w:rsidR="0059034E" w:rsidRDefault="0059034E" w:rsidP="0059034E">
            <w:r>
              <w:rPr>
                <w:rFonts w:hint="eastAsia"/>
              </w:rPr>
              <w:t>（默认为上次选择数据，初始为月）</w:t>
            </w:r>
          </w:p>
        </w:tc>
      </w:tr>
      <w:tr w:rsidR="0059034E" w14:paraId="7E2693BE" w14:textId="77777777" w:rsidTr="0059034E">
        <w:tc>
          <w:tcPr>
            <w:tcW w:w="2765" w:type="dxa"/>
          </w:tcPr>
          <w:p w14:paraId="40F257F1" w14:textId="4362B850" w:rsidR="0059034E" w:rsidRPr="0059034E" w:rsidRDefault="0059034E" w:rsidP="0059034E">
            <w:r>
              <w:rPr>
                <w:rFonts w:hint="eastAsia"/>
              </w:rPr>
              <w:t>统计截止日期</w:t>
            </w:r>
          </w:p>
        </w:tc>
        <w:tc>
          <w:tcPr>
            <w:tcW w:w="2765" w:type="dxa"/>
          </w:tcPr>
          <w:p w14:paraId="2C2489ED" w14:textId="7E21FA28" w:rsidR="0059034E" w:rsidRDefault="0059034E" w:rsidP="0059034E"/>
        </w:tc>
        <w:tc>
          <w:tcPr>
            <w:tcW w:w="2766" w:type="dxa"/>
          </w:tcPr>
          <w:p w14:paraId="10CC069E" w14:textId="5B28B527" w:rsidR="0059034E" w:rsidRDefault="0059034E" w:rsidP="0059034E">
            <w:r>
              <w:rPr>
                <w:rFonts w:hint="eastAsia"/>
              </w:rPr>
              <w:t>默认为当前最新统计截止日期</w:t>
            </w:r>
          </w:p>
        </w:tc>
      </w:tr>
    </w:tbl>
    <w:p w14:paraId="6F0AD8A1" w14:textId="3C0182F2" w:rsidR="0059034E" w:rsidRDefault="0059034E" w:rsidP="00AA704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展示数据时间列表，按月显示时，会增加统计截止日期一行。</w:t>
      </w:r>
    </w:p>
    <w:p w14:paraId="210942B4" w14:textId="69951770" w:rsidR="0059034E" w:rsidRDefault="0059034E" w:rsidP="00AA704A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lastRenderedPageBreak/>
        <w:t>应收金额，均按照最新的还款计划展示。（按区间统计）</w:t>
      </w:r>
    </w:p>
    <w:p w14:paraId="47290204" w14:textId="51D29CE1" w:rsidR="0059034E" w:rsidRDefault="0059034E" w:rsidP="00AA704A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实收金额，按照资产的实际状况情况展示。（按区间统计）</w:t>
      </w:r>
    </w:p>
    <w:p w14:paraId="42F73D66" w14:textId="406DA686" w:rsidR="0033583B" w:rsidRDefault="0057427C" w:rsidP="0057427C">
      <w:pPr>
        <w:pStyle w:val="2"/>
        <w:numPr>
          <w:ilvl w:val="1"/>
          <w:numId w:val="1"/>
        </w:numPr>
      </w:pPr>
      <w:r>
        <w:rPr>
          <w:rFonts w:hint="eastAsia"/>
        </w:rPr>
        <w:t>授权登陆</w:t>
      </w:r>
    </w:p>
    <w:p w14:paraId="21FB5018" w14:textId="77777777" w:rsidR="0057427C" w:rsidRDefault="0057427C" w:rsidP="0033583B">
      <w:r>
        <w:rPr>
          <w:noProof/>
        </w:rPr>
        <w:drawing>
          <wp:inline distT="0" distB="0" distL="0" distR="0" wp14:anchorId="10EC2D87" wp14:editId="4F9B3C0E">
            <wp:extent cx="5274310" cy="26231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A9F" w14:textId="77777777" w:rsidR="0057427C" w:rsidRPr="0033583B" w:rsidRDefault="0057427C" w:rsidP="0033583B">
      <w:r>
        <w:rPr>
          <w:rFonts w:hint="eastAsia"/>
        </w:rPr>
        <w:t>点击“产品设计及存续管理”跳转到兆尹，且跳过登陆界面。</w:t>
      </w:r>
    </w:p>
    <w:p w14:paraId="436D5E8D" w14:textId="77777777" w:rsidR="00D57672" w:rsidRDefault="00D57672" w:rsidP="00D57672">
      <w:pPr>
        <w:pStyle w:val="1"/>
      </w:pPr>
      <w:r>
        <w:rPr>
          <w:rFonts w:hint="eastAsia"/>
        </w:rPr>
        <w:t>附件：</w:t>
      </w:r>
    </w:p>
    <w:p w14:paraId="55D12A6D" w14:textId="77777777" w:rsidR="00D57672" w:rsidRDefault="00D57672" w:rsidP="00D57672">
      <w:pPr>
        <w:pStyle w:val="2"/>
      </w:pPr>
      <w:r>
        <w:rPr>
          <w:rFonts w:hint="eastAsia"/>
        </w:rPr>
        <w:t>风控接口文档</w:t>
      </w:r>
    </w:p>
    <w:bookmarkStart w:id="36" w:name="_MON_1607436168"/>
    <w:bookmarkEnd w:id="36"/>
    <w:p w14:paraId="54558451" w14:textId="77777777" w:rsidR="0033583B" w:rsidRDefault="0033583B" w:rsidP="0033583B">
      <w:r>
        <w:object w:dxaOrig="1520" w:dyaOrig="1061" w14:anchorId="115BBEC7">
          <v:shape id="_x0000_i1032" type="#_x0000_t75" style="width:75.9pt;height:53.65pt" o:ole="">
            <v:imagedata r:id="rId68" o:title=""/>
          </v:shape>
          <o:OLEObject Type="Embed" ProgID="Word.Document.12" ShapeID="_x0000_i1032" DrawAspect="Icon" ObjectID="_1609192055" r:id="rId69">
            <o:FieldCodes>\s</o:FieldCodes>
          </o:OLEObject>
        </w:object>
      </w:r>
    </w:p>
    <w:p w14:paraId="6FC206C4" w14:textId="77777777" w:rsidR="0033583B" w:rsidRDefault="0033583B" w:rsidP="0033583B">
      <w:pPr>
        <w:pStyle w:val="2"/>
      </w:pPr>
      <w:r>
        <w:rPr>
          <w:rFonts w:hint="eastAsia"/>
        </w:rPr>
        <w:t>原封包解包接口参考</w:t>
      </w:r>
    </w:p>
    <w:p w14:paraId="018A8A43" w14:textId="77777777" w:rsidR="0033583B" w:rsidRDefault="0033583B" w:rsidP="0033583B">
      <w:pPr>
        <w:pStyle w:val="3"/>
      </w:pPr>
      <w:r>
        <w:rPr>
          <w:rFonts w:hint="eastAsia"/>
        </w:rPr>
        <w:t>【接口】封包</w:t>
      </w:r>
    </w:p>
    <w:p w14:paraId="3AE6E5F6" w14:textId="77777777" w:rsidR="0033583B" w:rsidRDefault="0033583B" w:rsidP="0033583B">
      <w:r>
        <w:rPr>
          <w:rFonts w:hint="eastAsia"/>
        </w:rPr>
        <w:t>Url：（IP或域名）/assetdocking/packageAssetBag</w:t>
      </w:r>
    </w:p>
    <w:p w14:paraId="4710DBFE" w14:textId="77777777" w:rsidR="0033583B" w:rsidRDefault="0033583B" w:rsidP="0033583B">
      <w:r>
        <w:rPr>
          <w:rFonts w:hint="eastAsia"/>
        </w:rPr>
        <w:t>秘钥：tencentabs123456</w:t>
      </w:r>
    </w:p>
    <w:p w14:paraId="6CD48B78" w14:textId="77777777" w:rsidR="0033583B" w:rsidRDefault="0033583B" w:rsidP="0033583B">
      <w:r>
        <w:rPr>
          <w:rFonts w:hint="eastAsia"/>
        </w:rPr>
        <w:t>请求方式：HTTP(POST)</w:t>
      </w:r>
    </w:p>
    <w:p w14:paraId="30F75F86" w14:textId="77777777" w:rsidR="0033583B" w:rsidRDefault="0033583B" w:rsidP="0033583B">
      <w:r>
        <w:rPr>
          <w:rFonts w:hint="eastAsia"/>
        </w:rPr>
        <w:t>请求参数：如下表所示</w:t>
      </w:r>
    </w:p>
    <w:tbl>
      <w:tblPr>
        <w:tblStyle w:val="aa"/>
        <w:tblW w:w="6661" w:type="dxa"/>
        <w:tblInd w:w="51" w:type="dxa"/>
        <w:tblLayout w:type="fixed"/>
        <w:tblLook w:val="04A0" w:firstRow="1" w:lastRow="0" w:firstColumn="1" w:lastColumn="0" w:noHBand="0" w:noVBand="1"/>
      </w:tblPr>
      <w:tblGrid>
        <w:gridCol w:w="1361"/>
        <w:gridCol w:w="1293"/>
        <w:gridCol w:w="1085"/>
        <w:gridCol w:w="1115"/>
        <w:gridCol w:w="1807"/>
      </w:tblGrid>
      <w:tr w:rsidR="0033583B" w14:paraId="2AA4D0DA" w14:textId="77777777" w:rsidTr="005B2A04">
        <w:trPr>
          <w:trHeight w:val="294"/>
        </w:trPr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1D1864EF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293" w:type="dxa"/>
            <w:shd w:val="clear" w:color="auto" w:fill="BFBFBF" w:themeFill="background1" w:themeFillShade="BF"/>
            <w:vAlign w:val="center"/>
          </w:tcPr>
          <w:p w14:paraId="4BE4E2B7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085" w:type="dxa"/>
            <w:shd w:val="clear" w:color="auto" w:fill="BFBFBF" w:themeFill="background1" w:themeFillShade="BF"/>
            <w:vAlign w:val="center"/>
          </w:tcPr>
          <w:p w14:paraId="26DA61AC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字段长度</w:t>
            </w:r>
          </w:p>
        </w:tc>
        <w:tc>
          <w:tcPr>
            <w:tcW w:w="1115" w:type="dxa"/>
            <w:shd w:val="clear" w:color="auto" w:fill="BFBFBF" w:themeFill="background1" w:themeFillShade="BF"/>
            <w:vAlign w:val="center"/>
          </w:tcPr>
          <w:p w14:paraId="22E1B923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是否必输</w:t>
            </w:r>
          </w:p>
        </w:tc>
        <w:tc>
          <w:tcPr>
            <w:tcW w:w="1807" w:type="dxa"/>
            <w:shd w:val="clear" w:color="auto" w:fill="BFBFBF" w:themeFill="background1" w:themeFillShade="BF"/>
            <w:vAlign w:val="center"/>
          </w:tcPr>
          <w:p w14:paraId="4888294A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33583B" w14:paraId="78702D16" w14:textId="77777777" w:rsidTr="005B2A04">
        <w:tc>
          <w:tcPr>
            <w:tcW w:w="1361" w:type="dxa"/>
            <w:vAlign w:val="center"/>
          </w:tcPr>
          <w:p w14:paraId="0FED144A" w14:textId="77777777" w:rsidR="0033583B" w:rsidRDefault="0033583B" w:rsidP="005B2A04">
            <w:r>
              <w:rPr>
                <w:rFonts w:hint="eastAsia"/>
              </w:rPr>
              <w:t>AssetBagId</w:t>
            </w:r>
          </w:p>
        </w:tc>
        <w:tc>
          <w:tcPr>
            <w:tcW w:w="1293" w:type="dxa"/>
            <w:vAlign w:val="center"/>
          </w:tcPr>
          <w:p w14:paraId="15300D3D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6F789308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15" w:type="dxa"/>
            <w:vAlign w:val="center"/>
          </w:tcPr>
          <w:p w14:paraId="7FAD8ABF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07" w:type="dxa"/>
            <w:vAlign w:val="center"/>
          </w:tcPr>
          <w:p w14:paraId="3FB0B081" w14:textId="77777777" w:rsidR="0033583B" w:rsidRDefault="0033583B" w:rsidP="005B2A04">
            <w:r>
              <w:rPr>
                <w:rFonts w:hint="eastAsia"/>
              </w:rPr>
              <w:t>资产包编号</w:t>
            </w:r>
          </w:p>
        </w:tc>
      </w:tr>
      <w:tr w:rsidR="0033583B" w14:paraId="067F10BB" w14:textId="77777777" w:rsidTr="005B2A04">
        <w:tc>
          <w:tcPr>
            <w:tcW w:w="1361" w:type="dxa"/>
            <w:vAlign w:val="center"/>
          </w:tcPr>
          <w:p w14:paraId="027E983C" w14:textId="77777777" w:rsidR="0033583B" w:rsidRDefault="0033583B" w:rsidP="005B2A04">
            <w:r>
              <w:rPr>
                <w:rFonts w:hint="eastAsia"/>
              </w:rPr>
              <w:lastRenderedPageBreak/>
              <w:t>ProjectId</w:t>
            </w:r>
          </w:p>
        </w:tc>
        <w:tc>
          <w:tcPr>
            <w:tcW w:w="1293" w:type="dxa"/>
            <w:vAlign w:val="center"/>
          </w:tcPr>
          <w:p w14:paraId="4DA2F75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7FF85BC9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15" w:type="dxa"/>
            <w:vAlign w:val="center"/>
          </w:tcPr>
          <w:p w14:paraId="75E63D48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07" w:type="dxa"/>
            <w:vAlign w:val="center"/>
          </w:tcPr>
          <w:p w14:paraId="1CC9D863" w14:textId="77777777" w:rsidR="0033583B" w:rsidRDefault="0033583B" w:rsidP="005B2A04">
            <w:r>
              <w:rPr>
                <w:rFonts w:hint="eastAsia"/>
              </w:rPr>
              <w:t>项目编号</w:t>
            </w:r>
          </w:p>
        </w:tc>
      </w:tr>
      <w:tr w:rsidR="0033583B" w14:paraId="5FA41BCA" w14:textId="77777777" w:rsidTr="005B2A04">
        <w:tc>
          <w:tcPr>
            <w:tcW w:w="1361" w:type="dxa"/>
            <w:vAlign w:val="center"/>
          </w:tcPr>
          <w:p w14:paraId="53B18357" w14:textId="77777777" w:rsidR="0033583B" w:rsidRDefault="0033583B" w:rsidP="005B2A04">
            <w:r>
              <w:rPr>
                <w:rFonts w:hint="eastAsia"/>
              </w:rPr>
              <w:t>PackageTime</w:t>
            </w:r>
          </w:p>
        </w:tc>
        <w:tc>
          <w:tcPr>
            <w:tcW w:w="1293" w:type="dxa"/>
            <w:vAlign w:val="center"/>
          </w:tcPr>
          <w:p w14:paraId="5C087D4A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4CBB742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115" w:type="dxa"/>
            <w:vAlign w:val="center"/>
          </w:tcPr>
          <w:p w14:paraId="4E64923A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07" w:type="dxa"/>
            <w:vAlign w:val="center"/>
          </w:tcPr>
          <w:p w14:paraId="034A9789" w14:textId="77777777" w:rsidR="0033583B" w:rsidRDefault="0033583B" w:rsidP="005B2A04">
            <w:r>
              <w:rPr>
                <w:rFonts w:hint="eastAsia"/>
              </w:rPr>
              <w:t>封包的时间戳(格式：yyMMddHHmmss)</w:t>
            </w:r>
          </w:p>
        </w:tc>
      </w:tr>
      <w:tr w:rsidR="0033583B" w14:paraId="1E89361D" w14:textId="77777777" w:rsidTr="005B2A04">
        <w:tc>
          <w:tcPr>
            <w:tcW w:w="1361" w:type="dxa"/>
            <w:vAlign w:val="center"/>
          </w:tcPr>
          <w:p w14:paraId="35CAF6FE" w14:textId="77777777" w:rsidR="0033583B" w:rsidRDefault="0033583B" w:rsidP="005B2A04">
            <w:r>
              <w:rPr>
                <w:rFonts w:hint="eastAsia"/>
              </w:rPr>
              <w:t>Sign</w:t>
            </w:r>
          </w:p>
        </w:tc>
        <w:tc>
          <w:tcPr>
            <w:tcW w:w="1293" w:type="dxa"/>
            <w:vAlign w:val="center"/>
          </w:tcPr>
          <w:p w14:paraId="46723A40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27318A22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15" w:type="dxa"/>
            <w:vAlign w:val="center"/>
          </w:tcPr>
          <w:p w14:paraId="328D0EDF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07" w:type="dxa"/>
            <w:vAlign w:val="center"/>
          </w:tcPr>
          <w:p w14:paraId="688056A7" w14:textId="77777777" w:rsidR="0033583B" w:rsidRDefault="0033583B" w:rsidP="005B2A04">
            <w:r>
              <w:rPr>
                <w:rFonts w:hint="eastAsia"/>
              </w:rPr>
              <w:t>签名，格式为：(AssetBagId+ProjectId+PackageTime+秘钥)的md5值</w:t>
            </w:r>
          </w:p>
        </w:tc>
      </w:tr>
    </w:tbl>
    <w:p w14:paraId="10EDAA2A" w14:textId="77777777" w:rsidR="0033583B" w:rsidRDefault="0033583B" w:rsidP="0033583B"/>
    <w:p w14:paraId="08A5C682" w14:textId="77777777" w:rsidR="0033583B" w:rsidRDefault="0033583B" w:rsidP="0033583B">
      <w:r>
        <w:rPr>
          <w:rFonts w:hint="eastAsia"/>
        </w:rPr>
        <w:t>返回参数形式：</w:t>
      </w:r>
      <w:r>
        <w:rPr>
          <w:rFonts w:ascii="Consolas" w:hAnsi="Consolas" w:cs="Consolas"/>
          <w:color w:val="000000"/>
          <w:kern w:val="0"/>
          <w:sz w:val="24"/>
        </w:rPr>
        <w:t>{"</w:t>
      </w:r>
      <w:r>
        <w:rPr>
          <w:rFonts w:hint="eastAsia"/>
        </w:rPr>
        <w:t>IsSuccess</w:t>
      </w:r>
      <w:r>
        <w:rPr>
          <w:rFonts w:ascii="Consolas" w:hAnsi="Consolas" w:cs="Consolas"/>
          <w:color w:val="000000"/>
          <w:kern w:val="0"/>
          <w:sz w:val="24"/>
        </w:rPr>
        <w:t>":"</w:t>
      </w:r>
      <w:r>
        <w:rPr>
          <w:rFonts w:ascii="Consolas" w:hAnsi="Consolas" w:cs="Consolas" w:hint="eastAsia"/>
          <w:color w:val="000000"/>
          <w:kern w:val="0"/>
          <w:sz w:val="24"/>
        </w:rPr>
        <w:t>Y</w:t>
      </w:r>
      <w:r>
        <w:rPr>
          <w:rFonts w:ascii="Consolas" w:hAnsi="Consolas" w:cs="Consolas"/>
          <w:color w:val="000000"/>
          <w:kern w:val="0"/>
          <w:sz w:val="24"/>
        </w:rPr>
        <w:t>","msg":""}</w:t>
      </w:r>
    </w:p>
    <w:p w14:paraId="5ABD1402" w14:textId="77777777" w:rsidR="0033583B" w:rsidRDefault="0033583B" w:rsidP="0033583B">
      <w:r>
        <w:rPr>
          <w:rFonts w:hint="eastAsia"/>
        </w:rPr>
        <w:t>返回参数：如下表所示</w:t>
      </w:r>
    </w:p>
    <w:tbl>
      <w:tblPr>
        <w:tblStyle w:val="aa"/>
        <w:tblW w:w="6661" w:type="dxa"/>
        <w:tblInd w:w="51" w:type="dxa"/>
        <w:tblLayout w:type="fixed"/>
        <w:tblLook w:val="04A0" w:firstRow="1" w:lastRow="0" w:firstColumn="1" w:lastColumn="0" w:noHBand="0" w:noVBand="1"/>
      </w:tblPr>
      <w:tblGrid>
        <w:gridCol w:w="1361"/>
        <w:gridCol w:w="1293"/>
        <w:gridCol w:w="1085"/>
        <w:gridCol w:w="1115"/>
        <w:gridCol w:w="1807"/>
      </w:tblGrid>
      <w:tr w:rsidR="0033583B" w14:paraId="43BCE3C7" w14:textId="77777777" w:rsidTr="005B2A04"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22B58611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293" w:type="dxa"/>
            <w:shd w:val="clear" w:color="auto" w:fill="BFBFBF" w:themeFill="background1" w:themeFillShade="BF"/>
            <w:vAlign w:val="center"/>
          </w:tcPr>
          <w:p w14:paraId="28E4FEE3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085" w:type="dxa"/>
            <w:shd w:val="clear" w:color="auto" w:fill="BFBFBF" w:themeFill="background1" w:themeFillShade="BF"/>
            <w:vAlign w:val="center"/>
          </w:tcPr>
          <w:p w14:paraId="74131398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字段长度</w:t>
            </w:r>
          </w:p>
        </w:tc>
        <w:tc>
          <w:tcPr>
            <w:tcW w:w="1115" w:type="dxa"/>
            <w:shd w:val="clear" w:color="auto" w:fill="BFBFBF" w:themeFill="background1" w:themeFillShade="BF"/>
            <w:vAlign w:val="center"/>
          </w:tcPr>
          <w:p w14:paraId="1AE392DA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是否必输</w:t>
            </w:r>
          </w:p>
        </w:tc>
        <w:tc>
          <w:tcPr>
            <w:tcW w:w="1807" w:type="dxa"/>
            <w:shd w:val="clear" w:color="auto" w:fill="BFBFBF" w:themeFill="background1" w:themeFillShade="BF"/>
            <w:vAlign w:val="center"/>
          </w:tcPr>
          <w:p w14:paraId="27856693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33583B" w14:paraId="6F77EDAA" w14:textId="77777777" w:rsidTr="005B2A04">
        <w:tc>
          <w:tcPr>
            <w:tcW w:w="1361" w:type="dxa"/>
            <w:vAlign w:val="center"/>
          </w:tcPr>
          <w:p w14:paraId="407B22F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IsSuccess</w:t>
            </w:r>
          </w:p>
        </w:tc>
        <w:tc>
          <w:tcPr>
            <w:tcW w:w="1293" w:type="dxa"/>
            <w:vAlign w:val="center"/>
          </w:tcPr>
          <w:p w14:paraId="4EF9E148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634468C9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15" w:type="dxa"/>
            <w:vAlign w:val="center"/>
          </w:tcPr>
          <w:p w14:paraId="5274DAD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807" w:type="dxa"/>
            <w:vAlign w:val="center"/>
          </w:tcPr>
          <w:p w14:paraId="67FCFCB7" w14:textId="77777777" w:rsidR="0033583B" w:rsidRDefault="0033583B" w:rsidP="005B2A04">
            <w:r>
              <w:rPr>
                <w:rFonts w:hint="eastAsia"/>
              </w:rPr>
              <w:t>当前是异步操作，代表是否收到通知，若以后改为同步操作则表示是否封包成功</w:t>
            </w:r>
          </w:p>
        </w:tc>
      </w:tr>
      <w:tr w:rsidR="0033583B" w14:paraId="093A0201" w14:textId="77777777" w:rsidTr="005B2A04">
        <w:tc>
          <w:tcPr>
            <w:tcW w:w="1361" w:type="dxa"/>
            <w:vAlign w:val="center"/>
          </w:tcPr>
          <w:p w14:paraId="66E59641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293" w:type="dxa"/>
            <w:vAlign w:val="center"/>
          </w:tcPr>
          <w:p w14:paraId="10C2336D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085" w:type="dxa"/>
            <w:vAlign w:val="center"/>
          </w:tcPr>
          <w:p w14:paraId="053BA116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1115" w:type="dxa"/>
            <w:vAlign w:val="center"/>
          </w:tcPr>
          <w:p w14:paraId="5B9F7D37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807" w:type="dxa"/>
            <w:vAlign w:val="center"/>
          </w:tcPr>
          <w:p w14:paraId="109397FA" w14:textId="77777777" w:rsidR="0033583B" w:rsidRDefault="0033583B" w:rsidP="005B2A04">
            <w:r>
              <w:rPr>
                <w:rFonts w:hint="eastAsia"/>
              </w:rPr>
              <w:t>失败原因</w:t>
            </w:r>
          </w:p>
        </w:tc>
      </w:tr>
    </w:tbl>
    <w:p w14:paraId="116B8BFA" w14:textId="77777777" w:rsidR="0033583B" w:rsidRDefault="0033583B" w:rsidP="0033583B"/>
    <w:p w14:paraId="65E59E5B" w14:textId="77777777" w:rsidR="0033583B" w:rsidRDefault="0033583B" w:rsidP="0033583B"/>
    <w:p w14:paraId="34F8ED2A" w14:textId="77777777" w:rsidR="0033583B" w:rsidRDefault="0033583B" w:rsidP="0033583B">
      <w:pPr>
        <w:pStyle w:val="3"/>
        <w:rPr>
          <w:b w:val="0"/>
          <w:bCs w:val="0"/>
        </w:rPr>
      </w:pPr>
      <w:r>
        <w:rPr>
          <w:rFonts w:hint="eastAsia"/>
        </w:rPr>
        <w:t>【接口】解包</w:t>
      </w:r>
    </w:p>
    <w:p w14:paraId="4CAF3182" w14:textId="77777777" w:rsidR="0033583B" w:rsidRDefault="0033583B" w:rsidP="0033583B">
      <w:r>
        <w:rPr>
          <w:rFonts w:hint="eastAsia"/>
        </w:rPr>
        <w:t>Url:（IP或域名）/assetdocking/unpackAssetBag</w:t>
      </w:r>
    </w:p>
    <w:p w14:paraId="780B2C7A" w14:textId="77777777" w:rsidR="0033583B" w:rsidRDefault="0033583B" w:rsidP="0033583B">
      <w:r>
        <w:rPr>
          <w:rFonts w:hint="eastAsia"/>
        </w:rPr>
        <w:t>秘钥：tencentabs123456</w:t>
      </w:r>
    </w:p>
    <w:p w14:paraId="5FB645DF" w14:textId="77777777" w:rsidR="0033583B" w:rsidRDefault="0033583B" w:rsidP="0033583B">
      <w:r>
        <w:rPr>
          <w:rFonts w:hint="eastAsia"/>
        </w:rPr>
        <w:t>请求方式：HTTP(POST)</w:t>
      </w:r>
    </w:p>
    <w:p w14:paraId="6EA35819" w14:textId="77777777" w:rsidR="0033583B" w:rsidRDefault="0033583B" w:rsidP="0033583B">
      <w:r>
        <w:rPr>
          <w:rFonts w:hint="eastAsia"/>
        </w:rPr>
        <w:t>请求参数：如下表所示</w:t>
      </w:r>
    </w:p>
    <w:tbl>
      <w:tblPr>
        <w:tblStyle w:val="aa"/>
        <w:tblW w:w="6661" w:type="dxa"/>
        <w:tblInd w:w="51" w:type="dxa"/>
        <w:tblLayout w:type="fixed"/>
        <w:tblLook w:val="04A0" w:firstRow="1" w:lastRow="0" w:firstColumn="1" w:lastColumn="0" w:noHBand="0" w:noVBand="1"/>
      </w:tblPr>
      <w:tblGrid>
        <w:gridCol w:w="1169"/>
        <w:gridCol w:w="1100"/>
        <w:gridCol w:w="1292"/>
        <w:gridCol w:w="1123"/>
        <w:gridCol w:w="1977"/>
      </w:tblGrid>
      <w:tr w:rsidR="0033583B" w14:paraId="6E3AEF09" w14:textId="77777777" w:rsidTr="005B2A04">
        <w:tc>
          <w:tcPr>
            <w:tcW w:w="1169" w:type="dxa"/>
            <w:shd w:val="clear" w:color="auto" w:fill="BFBFBF" w:themeFill="background1" w:themeFillShade="BF"/>
            <w:vAlign w:val="center"/>
          </w:tcPr>
          <w:p w14:paraId="0B7799FE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100" w:type="dxa"/>
            <w:shd w:val="clear" w:color="auto" w:fill="BFBFBF" w:themeFill="background1" w:themeFillShade="BF"/>
            <w:vAlign w:val="center"/>
          </w:tcPr>
          <w:p w14:paraId="065B4FC3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292" w:type="dxa"/>
            <w:shd w:val="clear" w:color="auto" w:fill="BFBFBF" w:themeFill="background1" w:themeFillShade="BF"/>
            <w:vAlign w:val="center"/>
          </w:tcPr>
          <w:p w14:paraId="780F9EF0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字段长度</w:t>
            </w:r>
          </w:p>
        </w:tc>
        <w:tc>
          <w:tcPr>
            <w:tcW w:w="1123" w:type="dxa"/>
            <w:shd w:val="clear" w:color="auto" w:fill="BFBFBF" w:themeFill="background1" w:themeFillShade="BF"/>
            <w:vAlign w:val="center"/>
          </w:tcPr>
          <w:p w14:paraId="0A5158BF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是否必输</w:t>
            </w: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DC65F17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33583B" w14:paraId="6D8490EC" w14:textId="77777777" w:rsidTr="005B2A04">
        <w:tc>
          <w:tcPr>
            <w:tcW w:w="1169" w:type="dxa"/>
            <w:vAlign w:val="center"/>
          </w:tcPr>
          <w:p w14:paraId="65F12BDF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AssetBagId</w:t>
            </w:r>
          </w:p>
        </w:tc>
        <w:tc>
          <w:tcPr>
            <w:tcW w:w="1100" w:type="dxa"/>
            <w:vAlign w:val="center"/>
          </w:tcPr>
          <w:p w14:paraId="702CF0B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92" w:type="dxa"/>
            <w:vAlign w:val="center"/>
          </w:tcPr>
          <w:p w14:paraId="071C5DA0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23" w:type="dxa"/>
            <w:vAlign w:val="center"/>
          </w:tcPr>
          <w:p w14:paraId="66408A61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977" w:type="dxa"/>
            <w:vAlign w:val="center"/>
          </w:tcPr>
          <w:p w14:paraId="5509A179" w14:textId="77777777" w:rsidR="0033583B" w:rsidRDefault="0033583B" w:rsidP="005B2A04">
            <w:r>
              <w:rPr>
                <w:rFonts w:hint="eastAsia"/>
              </w:rPr>
              <w:t>资产包编号</w:t>
            </w:r>
          </w:p>
        </w:tc>
      </w:tr>
      <w:tr w:rsidR="0033583B" w14:paraId="7E8B19AE" w14:textId="77777777" w:rsidTr="005B2A04">
        <w:tc>
          <w:tcPr>
            <w:tcW w:w="1169" w:type="dxa"/>
            <w:vAlign w:val="center"/>
          </w:tcPr>
          <w:p w14:paraId="11B89224" w14:textId="77777777" w:rsidR="0033583B" w:rsidRDefault="0033583B" w:rsidP="005B2A04">
            <w:r>
              <w:rPr>
                <w:rFonts w:hint="eastAsia"/>
              </w:rPr>
              <w:t>ProjectId</w:t>
            </w:r>
          </w:p>
        </w:tc>
        <w:tc>
          <w:tcPr>
            <w:tcW w:w="1100" w:type="dxa"/>
            <w:vAlign w:val="center"/>
          </w:tcPr>
          <w:p w14:paraId="70CB31D6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92" w:type="dxa"/>
            <w:vAlign w:val="center"/>
          </w:tcPr>
          <w:p w14:paraId="3E43D8E0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23" w:type="dxa"/>
            <w:vAlign w:val="center"/>
          </w:tcPr>
          <w:p w14:paraId="4BE3E636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977" w:type="dxa"/>
            <w:vAlign w:val="center"/>
          </w:tcPr>
          <w:p w14:paraId="0103817C" w14:textId="77777777" w:rsidR="0033583B" w:rsidRDefault="0033583B" w:rsidP="005B2A04">
            <w:r>
              <w:rPr>
                <w:rFonts w:hint="eastAsia"/>
              </w:rPr>
              <w:t>项目编号</w:t>
            </w:r>
          </w:p>
        </w:tc>
      </w:tr>
      <w:tr w:rsidR="0033583B" w14:paraId="627788C0" w14:textId="77777777" w:rsidTr="005B2A04">
        <w:tc>
          <w:tcPr>
            <w:tcW w:w="1169" w:type="dxa"/>
            <w:vAlign w:val="center"/>
          </w:tcPr>
          <w:p w14:paraId="39652BC9" w14:textId="77777777" w:rsidR="0033583B" w:rsidRDefault="0033583B" w:rsidP="005B2A04">
            <w:r>
              <w:rPr>
                <w:rFonts w:hint="eastAsia"/>
              </w:rPr>
              <w:t>Sign</w:t>
            </w:r>
          </w:p>
        </w:tc>
        <w:tc>
          <w:tcPr>
            <w:tcW w:w="1100" w:type="dxa"/>
            <w:vAlign w:val="center"/>
          </w:tcPr>
          <w:p w14:paraId="794DA1E5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92" w:type="dxa"/>
            <w:vAlign w:val="center"/>
          </w:tcPr>
          <w:p w14:paraId="3248D344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23" w:type="dxa"/>
            <w:vAlign w:val="center"/>
          </w:tcPr>
          <w:p w14:paraId="2EDDA1F5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977" w:type="dxa"/>
            <w:vAlign w:val="center"/>
          </w:tcPr>
          <w:p w14:paraId="079B0E12" w14:textId="77777777" w:rsidR="0033583B" w:rsidRDefault="0033583B" w:rsidP="005B2A04">
            <w:r>
              <w:rPr>
                <w:rFonts w:hint="eastAsia"/>
              </w:rPr>
              <w:t>签名，格式为：(AssetBagId+ProjectId+秘钥)的md5值</w:t>
            </w:r>
          </w:p>
        </w:tc>
      </w:tr>
    </w:tbl>
    <w:p w14:paraId="1EC62124" w14:textId="77777777" w:rsidR="0033583B" w:rsidRDefault="0033583B" w:rsidP="0033583B"/>
    <w:p w14:paraId="31F2316E" w14:textId="77777777" w:rsidR="0033583B" w:rsidRDefault="0033583B" w:rsidP="0033583B">
      <w:r>
        <w:rPr>
          <w:rFonts w:hint="eastAsia"/>
        </w:rPr>
        <w:t>返回参数形式：</w:t>
      </w:r>
      <w:r>
        <w:rPr>
          <w:rFonts w:ascii="Consolas" w:hAnsi="Consolas" w:cs="Consolas"/>
          <w:color w:val="000000"/>
          <w:kern w:val="0"/>
          <w:sz w:val="24"/>
        </w:rPr>
        <w:t>{"</w:t>
      </w:r>
      <w:r>
        <w:rPr>
          <w:rFonts w:hint="eastAsia"/>
        </w:rPr>
        <w:t>IsSuccess</w:t>
      </w:r>
      <w:r>
        <w:rPr>
          <w:rFonts w:ascii="Consolas" w:hAnsi="Consolas" w:cs="Consolas"/>
          <w:color w:val="000000"/>
          <w:kern w:val="0"/>
          <w:sz w:val="24"/>
        </w:rPr>
        <w:t>":"</w:t>
      </w:r>
      <w:r>
        <w:rPr>
          <w:rFonts w:ascii="Consolas" w:hAnsi="Consolas" w:cs="Consolas" w:hint="eastAsia"/>
          <w:color w:val="000000"/>
          <w:kern w:val="0"/>
          <w:sz w:val="24"/>
        </w:rPr>
        <w:t>Y</w:t>
      </w:r>
      <w:r>
        <w:rPr>
          <w:rFonts w:ascii="Consolas" w:hAnsi="Consolas" w:cs="Consolas"/>
          <w:color w:val="000000"/>
          <w:kern w:val="0"/>
          <w:sz w:val="24"/>
        </w:rPr>
        <w:t>","msg":""}</w:t>
      </w:r>
    </w:p>
    <w:p w14:paraId="335F0A26" w14:textId="77777777" w:rsidR="0033583B" w:rsidRDefault="0033583B" w:rsidP="0033583B">
      <w:r>
        <w:rPr>
          <w:rFonts w:hint="eastAsia"/>
        </w:rPr>
        <w:t>返回参数：如下表所示</w:t>
      </w:r>
    </w:p>
    <w:tbl>
      <w:tblPr>
        <w:tblStyle w:val="aa"/>
        <w:tblW w:w="6661" w:type="dxa"/>
        <w:tblInd w:w="51" w:type="dxa"/>
        <w:tblLayout w:type="fixed"/>
        <w:tblLook w:val="04A0" w:firstRow="1" w:lastRow="0" w:firstColumn="1" w:lastColumn="0" w:noHBand="0" w:noVBand="1"/>
      </w:tblPr>
      <w:tblGrid>
        <w:gridCol w:w="1169"/>
        <w:gridCol w:w="1100"/>
        <w:gridCol w:w="1292"/>
        <w:gridCol w:w="1123"/>
        <w:gridCol w:w="1977"/>
      </w:tblGrid>
      <w:tr w:rsidR="0033583B" w14:paraId="3F3A0B73" w14:textId="77777777" w:rsidTr="005B2A04">
        <w:tc>
          <w:tcPr>
            <w:tcW w:w="1169" w:type="dxa"/>
            <w:shd w:val="clear" w:color="auto" w:fill="BFBFBF" w:themeFill="background1" w:themeFillShade="BF"/>
            <w:vAlign w:val="center"/>
          </w:tcPr>
          <w:p w14:paraId="60152EB1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1100" w:type="dxa"/>
            <w:shd w:val="clear" w:color="auto" w:fill="BFBFBF" w:themeFill="background1" w:themeFillShade="BF"/>
            <w:vAlign w:val="center"/>
          </w:tcPr>
          <w:p w14:paraId="27AD22CE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字段类型</w:t>
            </w:r>
          </w:p>
        </w:tc>
        <w:tc>
          <w:tcPr>
            <w:tcW w:w="1292" w:type="dxa"/>
            <w:shd w:val="clear" w:color="auto" w:fill="BFBFBF" w:themeFill="background1" w:themeFillShade="BF"/>
            <w:vAlign w:val="center"/>
          </w:tcPr>
          <w:p w14:paraId="381CFEE5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字段长度</w:t>
            </w:r>
          </w:p>
        </w:tc>
        <w:tc>
          <w:tcPr>
            <w:tcW w:w="1123" w:type="dxa"/>
            <w:shd w:val="clear" w:color="auto" w:fill="BFBFBF" w:themeFill="background1" w:themeFillShade="BF"/>
            <w:vAlign w:val="center"/>
          </w:tcPr>
          <w:p w14:paraId="4B6B6AA9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是否必输</w:t>
            </w: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72E7BC91" w14:textId="77777777" w:rsidR="0033583B" w:rsidRDefault="0033583B" w:rsidP="005B2A0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33583B" w14:paraId="30EB4DA4" w14:textId="77777777" w:rsidTr="005B2A04">
        <w:tc>
          <w:tcPr>
            <w:tcW w:w="1169" w:type="dxa"/>
            <w:vAlign w:val="center"/>
          </w:tcPr>
          <w:p w14:paraId="30D60F86" w14:textId="77777777" w:rsidR="0033583B" w:rsidRDefault="0033583B" w:rsidP="005B2A04">
            <w:r>
              <w:rPr>
                <w:rFonts w:hint="eastAsia"/>
              </w:rPr>
              <w:t>IsSuccess</w:t>
            </w:r>
          </w:p>
        </w:tc>
        <w:tc>
          <w:tcPr>
            <w:tcW w:w="1100" w:type="dxa"/>
            <w:vAlign w:val="center"/>
          </w:tcPr>
          <w:p w14:paraId="1F1E4BDE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92" w:type="dxa"/>
            <w:vAlign w:val="center"/>
          </w:tcPr>
          <w:p w14:paraId="6851425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23" w:type="dxa"/>
            <w:vAlign w:val="center"/>
          </w:tcPr>
          <w:p w14:paraId="106BC4E7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977" w:type="dxa"/>
            <w:vAlign w:val="center"/>
          </w:tcPr>
          <w:p w14:paraId="116D809A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解包是否成功（Y是，N否）</w:t>
            </w:r>
          </w:p>
        </w:tc>
      </w:tr>
      <w:tr w:rsidR="0033583B" w14:paraId="2FAB0E9D" w14:textId="77777777" w:rsidTr="005B2A04">
        <w:tc>
          <w:tcPr>
            <w:tcW w:w="1169" w:type="dxa"/>
            <w:vAlign w:val="center"/>
          </w:tcPr>
          <w:p w14:paraId="4E0E612C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00" w:type="dxa"/>
            <w:vAlign w:val="center"/>
          </w:tcPr>
          <w:p w14:paraId="18B2B199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92" w:type="dxa"/>
            <w:vAlign w:val="center"/>
          </w:tcPr>
          <w:p w14:paraId="1A54018B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1123" w:type="dxa"/>
            <w:vAlign w:val="center"/>
          </w:tcPr>
          <w:p w14:paraId="23CBE580" w14:textId="77777777" w:rsidR="0033583B" w:rsidRDefault="0033583B" w:rsidP="005B2A04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977" w:type="dxa"/>
            <w:vAlign w:val="center"/>
          </w:tcPr>
          <w:p w14:paraId="60301539" w14:textId="77777777" w:rsidR="0033583B" w:rsidRDefault="0033583B" w:rsidP="005B2A04">
            <w:r>
              <w:rPr>
                <w:rFonts w:hint="eastAsia"/>
              </w:rPr>
              <w:t>失败原因</w:t>
            </w:r>
          </w:p>
        </w:tc>
      </w:tr>
    </w:tbl>
    <w:p w14:paraId="505C6DE2" w14:textId="77777777" w:rsidR="0033583B" w:rsidRPr="0033583B" w:rsidRDefault="0033583B" w:rsidP="0033583B"/>
    <w:sectPr w:rsidR="0033583B" w:rsidRPr="00335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郑鸿雁" w:date="2018-12-28T23:52:00Z" w:initials="郑鸿雁">
    <w:p w14:paraId="03C98665" w14:textId="653595D9" w:rsidR="00746D74" w:rsidRDefault="00746D74">
      <w:pPr>
        <w:pStyle w:val="ad"/>
      </w:pPr>
      <w:r>
        <w:rPr>
          <w:rStyle w:val="ac"/>
        </w:rPr>
        <w:annotationRef/>
      </w:r>
    </w:p>
  </w:comment>
  <w:comment w:id="13" w:author="郑鸿雁" w:date="2018-12-28T23:53:00Z" w:initials="郑鸿雁">
    <w:p w14:paraId="6B6BAFD4" w14:textId="1D45584C" w:rsidR="00746D74" w:rsidRDefault="00746D74">
      <w:pPr>
        <w:pStyle w:val="ad"/>
      </w:pPr>
      <w:r>
        <w:rPr>
          <w:rStyle w:val="ac"/>
        </w:rPr>
        <w:annotationRef/>
      </w:r>
    </w:p>
  </w:comment>
  <w:comment w:id="14" w:author="郑鸿雁" w:date="2019-01-03T15:40:00Z" w:initials="郑鸿雁">
    <w:p w14:paraId="76EC21C1" w14:textId="2DF8D270" w:rsidR="00746D74" w:rsidRDefault="00746D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业务确认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3C98665" w15:done="0"/>
  <w15:commentEx w15:paraId="6B6BAFD4" w15:done="0"/>
  <w15:commentEx w15:paraId="76EC21C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A8BBBA" w14:textId="77777777" w:rsidR="00F36A32" w:rsidRDefault="00F36A32" w:rsidP="00964024">
      <w:r>
        <w:separator/>
      </w:r>
    </w:p>
  </w:endnote>
  <w:endnote w:type="continuationSeparator" w:id="0">
    <w:p w14:paraId="12D5FF93" w14:textId="77777777" w:rsidR="00F36A32" w:rsidRDefault="00F36A32" w:rsidP="00964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F1E573" w14:textId="77777777" w:rsidR="00F36A32" w:rsidRDefault="00F36A32" w:rsidP="00964024">
      <w:r>
        <w:separator/>
      </w:r>
    </w:p>
  </w:footnote>
  <w:footnote w:type="continuationSeparator" w:id="0">
    <w:p w14:paraId="59C8CF11" w14:textId="77777777" w:rsidR="00F36A32" w:rsidRDefault="00F36A32" w:rsidP="009640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04CD1"/>
    <w:multiLevelType w:val="hybridMultilevel"/>
    <w:tmpl w:val="E162FCB0"/>
    <w:lvl w:ilvl="0" w:tplc="355448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69D9"/>
    <w:multiLevelType w:val="hybridMultilevel"/>
    <w:tmpl w:val="594ACCBE"/>
    <w:lvl w:ilvl="0" w:tplc="78C491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17404744">
      <w:start w:val="1"/>
      <w:numFmt w:val="decimalZero"/>
      <w:lvlText w:val="%4-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7E3013"/>
    <w:multiLevelType w:val="hybridMultilevel"/>
    <w:tmpl w:val="19DC6082"/>
    <w:lvl w:ilvl="0" w:tplc="89DC5F3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90253"/>
    <w:multiLevelType w:val="hybridMultilevel"/>
    <w:tmpl w:val="BF8CD2C6"/>
    <w:lvl w:ilvl="0" w:tplc="EE000B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D5083A"/>
    <w:multiLevelType w:val="hybridMultilevel"/>
    <w:tmpl w:val="D2C0BD9C"/>
    <w:lvl w:ilvl="0" w:tplc="2566392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5717B2"/>
    <w:multiLevelType w:val="hybridMultilevel"/>
    <w:tmpl w:val="977E451A"/>
    <w:lvl w:ilvl="0" w:tplc="DFC4FB7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1C78AE"/>
    <w:multiLevelType w:val="hybridMultilevel"/>
    <w:tmpl w:val="1DA22CA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761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FFA4083"/>
    <w:multiLevelType w:val="hybridMultilevel"/>
    <w:tmpl w:val="B99632C6"/>
    <w:lvl w:ilvl="0" w:tplc="87E26BE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031D7D"/>
    <w:multiLevelType w:val="hybridMultilevel"/>
    <w:tmpl w:val="6268A5EA"/>
    <w:lvl w:ilvl="0" w:tplc="D74C381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072673"/>
    <w:multiLevelType w:val="hybridMultilevel"/>
    <w:tmpl w:val="F23EB568"/>
    <w:lvl w:ilvl="0" w:tplc="7CCC0C0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D0093F"/>
    <w:multiLevelType w:val="hybridMultilevel"/>
    <w:tmpl w:val="0BF61BD8"/>
    <w:lvl w:ilvl="0" w:tplc="A80C42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9A4C98"/>
    <w:multiLevelType w:val="hybridMultilevel"/>
    <w:tmpl w:val="45C6403E"/>
    <w:lvl w:ilvl="0" w:tplc="8ECE11B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C83A12"/>
    <w:multiLevelType w:val="hybridMultilevel"/>
    <w:tmpl w:val="3404EC7A"/>
    <w:lvl w:ilvl="0" w:tplc="EB2EDEA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714AA0"/>
    <w:multiLevelType w:val="hybridMultilevel"/>
    <w:tmpl w:val="C6D42EA4"/>
    <w:lvl w:ilvl="0" w:tplc="9808DD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135ED3"/>
    <w:multiLevelType w:val="hybridMultilevel"/>
    <w:tmpl w:val="3B84B8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C5F4DA3E">
      <w:start w:val="1"/>
      <w:numFmt w:val="upp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357283"/>
    <w:multiLevelType w:val="hybridMultilevel"/>
    <w:tmpl w:val="19DC6082"/>
    <w:lvl w:ilvl="0" w:tplc="89DC5F3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FA31E2"/>
    <w:multiLevelType w:val="hybridMultilevel"/>
    <w:tmpl w:val="140205DA"/>
    <w:lvl w:ilvl="0" w:tplc="AEF8EB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0E3508"/>
    <w:multiLevelType w:val="hybridMultilevel"/>
    <w:tmpl w:val="E2CE8878"/>
    <w:lvl w:ilvl="0" w:tplc="808CFC7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413806"/>
    <w:multiLevelType w:val="hybridMultilevel"/>
    <w:tmpl w:val="3DEC0B6A"/>
    <w:lvl w:ilvl="0" w:tplc="767C12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067E27"/>
    <w:multiLevelType w:val="hybridMultilevel"/>
    <w:tmpl w:val="69D6B9FA"/>
    <w:lvl w:ilvl="0" w:tplc="E864E20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D976443"/>
    <w:multiLevelType w:val="hybridMultilevel"/>
    <w:tmpl w:val="6AFCAB46"/>
    <w:lvl w:ilvl="0" w:tplc="926E2C1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053378"/>
    <w:multiLevelType w:val="hybridMultilevel"/>
    <w:tmpl w:val="FC12C7A4"/>
    <w:lvl w:ilvl="0" w:tplc="11F2C8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18"/>
  </w:num>
  <w:num w:numId="5">
    <w:abstractNumId w:val="5"/>
  </w:num>
  <w:num w:numId="6">
    <w:abstractNumId w:val="4"/>
  </w:num>
  <w:num w:numId="7">
    <w:abstractNumId w:val="1"/>
  </w:num>
  <w:num w:numId="8">
    <w:abstractNumId w:val="14"/>
  </w:num>
  <w:num w:numId="9">
    <w:abstractNumId w:val="15"/>
  </w:num>
  <w:num w:numId="10">
    <w:abstractNumId w:val="0"/>
  </w:num>
  <w:num w:numId="11">
    <w:abstractNumId w:val="8"/>
  </w:num>
  <w:num w:numId="12">
    <w:abstractNumId w:val="22"/>
  </w:num>
  <w:num w:numId="13">
    <w:abstractNumId w:val="2"/>
  </w:num>
  <w:num w:numId="14">
    <w:abstractNumId w:val="16"/>
  </w:num>
  <w:num w:numId="15">
    <w:abstractNumId w:val="6"/>
  </w:num>
  <w:num w:numId="16">
    <w:abstractNumId w:val="13"/>
  </w:num>
  <w:num w:numId="17">
    <w:abstractNumId w:val="3"/>
  </w:num>
  <w:num w:numId="18">
    <w:abstractNumId w:val="21"/>
  </w:num>
  <w:num w:numId="19">
    <w:abstractNumId w:val="12"/>
  </w:num>
  <w:num w:numId="20">
    <w:abstractNumId w:val="20"/>
  </w:num>
  <w:num w:numId="21">
    <w:abstractNumId w:val="11"/>
  </w:num>
  <w:num w:numId="22">
    <w:abstractNumId w:val="19"/>
  </w:num>
  <w:num w:numId="23">
    <w:abstractNumId w:val="17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郑鸿雁">
    <w15:presenceInfo w15:providerId="AD" w15:userId="S-1-5-21-330377560-317033357-2560255023-11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66"/>
    <w:rsid w:val="00082486"/>
    <w:rsid w:val="000C28F0"/>
    <w:rsid w:val="00167835"/>
    <w:rsid w:val="0019785C"/>
    <w:rsid w:val="0027397A"/>
    <w:rsid w:val="002D5C0A"/>
    <w:rsid w:val="002E24A0"/>
    <w:rsid w:val="0030472E"/>
    <w:rsid w:val="0033583B"/>
    <w:rsid w:val="003E4A21"/>
    <w:rsid w:val="00462623"/>
    <w:rsid w:val="004E783A"/>
    <w:rsid w:val="005159AA"/>
    <w:rsid w:val="005632F9"/>
    <w:rsid w:val="0057427C"/>
    <w:rsid w:val="0059034E"/>
    <w:rsid w:val="005B2A04"/>
    <w:rsid w:val="005B7851"/>
    <w:rsid w:val="007067FD"/>
    <w:rsid w:val="00733258"/>
    <w:rsid w:val="00746D74"/>
    <w:rsid w:val="00753070"/>
    <w:rsid w:val="00761E32"/>
    <w:rsid w:val="007E5C83"/>
    <w:rsid w:val="00841B18"/>
    <w:rsid w:val="0085178E"/>
    <w:rsid w:val="008F0266"/>
    <w:rsid w:val="0092056C"/>
    <w:rsid w:val="009514B5"/>
    <w:rsid w:val="00964024"/>
    <w:rsid w:val="00A45448"/>
    <w:rsid w:val="00AA704A"/>
    <w:rsid w:val="00AE1C94"/>
    <w:rsid w:val="00B237DD"/>
    <w:rsid w:val="00B30174"/>
    <w:rsid w:val="00B32BED"/>
    <w:rsid w:val="00B5598B"/>
    <w:rsid w:val="00B57635"/>
    <w:rsid w:val="00B87FD5"/>
    <w:rsid w:val="00B9592B"/>
    <w:rsid w:val="00C12A61"/>
    <w:rsid w:val="00D24485"/>
    <w:rsid w:val="00D5491F"/>
    <w:rsid w:val="00D57672"/>
    <w:rsid w:val="00DC0A2E"/>
    <w:rsid w:val="00E06934"/>
    <w:rsid w:val="00E23EFD"/>
    <w:rsid w:val="00E963F9"/>
    <w:rsid w:val="00F05F6A"/>
    <w:rsid w:val="00F36A32"/>
    <w:rsid w:val="00F80CBB"/>
    <w:rsid w:val="00FC78FF"/>
    <w:rsid w:val="00FE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6A065"/>
  <w15:chartTrackingRefBased/>
  <w15:docId w15:val="{6CAADC9F-8451-4E44-AB96-6B1E25D3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D5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17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78E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49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76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7F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87F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D5"/>
    <w:rPr>
      <w:b/>
      <w:bCs/>
      <w:kern w:val="44"/>
      <w:sz w:val="28"/>
      <w:szCs w:val="44"/>
    </w:rPr>
  </w:style>
  <w:style w:type="paragraph" w:styleId="a5">
    <w:name w:val="List Paragraph"/>
    <w:basedOn w:val="a"/>
    <w:uiPriority w:val="34"/>
    <w:qFormat/>
    <w:rsid w:val="00B87F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178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5178E"/>
    <w:rPr>
      <w:b/>
      <w:bCs/>
      <w:sz w:val="24"/>
      <w:szCs w:val="32"/>
    </w:rPr>
  </w:style>
  <w:style w:type="paragraph" w:styleId="a6">
    <w:name w:val="header"/>
    <w:basedOn w:val="a"/>
    <w:link w:val="a7"/>
    <w:uiPriority w:val="99"/>
    <w:unhideWhenUsed/>
    <w:rsid w:val="009640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402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40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4024"/>
    <w:rPr>
      <w:sz w:val="18"/>
      <w:szCs w:val="18"/>
    </w:rPr>
  </w:style>
  <w:style w:type="table" w:styleId="aa">
    <w:name w:val="Table Grid"/>
    <w:basedOn w:val="a1"/>
    <w:uiPriority w:val="39"/>
    <w:qFormat/>
    <w:rsid w:val="00964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D5491F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D57672"/>
    <w:rPr>
      <w:b/>
      <w:bCs/>
      <w:sz w:val="28"/>
      <w:szCs w:val="28"/>
    </w:rPr>
  </w:style>
  <w:style w:type="character" w:styleId="ab">
    <w:name w:val="Hyperlink"/>
    <w:basedOn w:val="a0"/>
    <w:uiPriority w:val="99"/>
    <w:unhideWhenUsed/>
    <w:rsid w:val="00761E32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761E32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61E32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61E32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61E32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61E32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761E32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761E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8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2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__1.vsdx"/><Relationship Id="rId26" Type="http://schemas.openxmlformats.org/officeDocument/2006/relationships/package" Target="embeddings/Microsoft_Visio___2.vsdx"/><Relationship Id="rId39" Type="http://schemas.openxmlformats.org/officeDocument/2006/relationships/image" Target="media/image29.emf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68" Type="http://schemas.openxmlformats.org/officeDocument/2006/relationships/image" Target="media/image52.emf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Word___.docx"/><Relationship Id="rId45" Type="http://schemas.openxmlformats.org/officeDocument/2006/relationships/comments" Target="comments.xml"/><Relationship Id="rId53" Type="http://schemas.openxmlformats.org/officeDocument/2006/relationships/package" Target="embeddings/Microsoft_Visio___4.vsdx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61" Type="http://schemas.openxmlformats.org/officeDocument/2006/relationships/image" Target="media/image45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8.emf"/><Relationship Id="rId60" Type="http://schemas.openxmlformats.org/officeDocument/2006/relationships/package" Target="embeddings/Microsoft_Visio___5.vsdx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package" Target="embeddings/Microsoft_Word___6.docx"/><Relationship Id="rId8" Type="http://schemas.openxmlformats.org/officeDocument/2006/relationships/image" Target="media/image1.png"/><Relationship Id="rId51" Type="http://schemas.openxmlformats.org/officeDocument/2006/relationships/package" Target="embeddings/Microsoft_Visio___3.vsdx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11/relationships/commentsExtended" Target="commentsExtended.xml"/><Relationship Id="rId59" Type="http://schemas.openxmlformats.org/officeDocument/2006/relationships/image" Target="media/image44.emf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81B73-7D2E-43FD-B193-482123040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3698</TotalTime>
  <Pages>27</Pages>
  <Words>1271</Words>
  <Characters>7246</Characters>
  <Application>Microsoft Office Word</Application>
  <DocSecurity>0</DocSecurity>
  <Lines>60</Lines>
  <Paragraphs>16</Paragraphs>
  <ScaleCrop>false</ScaleCrop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郑鸿雁</dc:creator>
  <cp:keywords/>
  <dc:description/>
  <cp:lastModifiedBy>郑鸿雁</cp:lastModifiedBy>
  <cp:revision>43</cp:revision>
  <dcterms:created xsi:type="dcterms:W3CDTF">2018-12-20T08:27:00Z</dcterms:created>
  <dcterms:modified xsi:type="dcterms:W3CDTF">2019-01-16T17:01:00Z</dcterms:modified>
</cp:coreProperties>
</file>